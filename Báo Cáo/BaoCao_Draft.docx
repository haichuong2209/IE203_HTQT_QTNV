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0"/>
          <w:szCs w:val="30"/>
          <w:rtl w:val="0"/>
        </w:rPr>
        <w:t xml:space="preserve">ĐẠI HỌC QUỐC GIA TP. HỒ CHÍ MINH</w:t>
      </w:r>
      <w:r w:rsidDel="00000000" w:rsidR="00000000" w:rsidRPr="00000000">
        <w:rPr>
          <w:rtl w:val="0"/>
        </w:rPr>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tabs>
          <w:tab w:val="center" w:leader="none" w:pos="4568"/>
          <w:tab w:val="left" w:leader="none" w:pos="6120"/>
        </w:tabs>
        <w:rPr>
          <w:rFonts w:ascii="Times New Roman" w:cs="Times New Roman" w:eastAsia="Times New Roman" w:hAnsi="Times New Roman"/>
          <w:b w:val="1"/>
          <w:bCs w:val="1"/>
          <w:sz w:val="32"/>
          <w:szCs w:val="32"/>
        </w:rPr>
      </w:pPr>
      <w:r w:rsidDel="00000000" w:rsidR="00000000" w:rsidRPr="00000000">
        <w:rPr>
          <w:b w:val="1"/>
          <w:bCs w:val="1"/>
          <w:sz w:val="32"/>
          <w:szCs w:val="32"/>
          <w:rtl w:val="0"/>
        </w:rPr>
        <w:tab/>
      </w:r>
      <w:sdt>
        <w:sdtPr>
          <w:id w:val="520747505"/>
          <w:tag w:val="goog_rdk_0"/>
        </w:sdtPr>
        <w:sdtContent>
          <w:commentRangeStart w:id="0"/>
        </w:sdtContent>
      </w:sdt>
      <w:r w:rsidDel="00000000" w:rsidR="00000000" w:rsidRPr="00000000">
        <w:rPr>
          <w:rFonts w:ascii="Times New Roman" w:cs="Times New Roman" w:eastAsia="Times New Roman" w:hAnsi="Times New Roman"/>
          <w:b w:val="1"/>
          <w:bCs w:val="1"/>
          <w:sz w:val="32"/>
          <w:szCs w:val="32"/>
          <w:rtl w:val="0"/>
        </w:rPr>
        <w:t xml:space="preserve">KHOA</w:t>
      </w:r>
      <w:sdt>
        <w:sdtPr>
          <w:id w:val="-128905255"/>
          <w:tag w:val="goog_rdk_1"/>
        </w:sdtPr>
        <w:sdtContent>
          <w:ins w:author="Văn Trung" w:id="0" w:date="2026-07-12T14:28:00Z">
            <w:r w:rsidDel="00000000" w:rsidR="00000000" w:rsidRPr="00000000">
              <w:rPr>
                <w:rFonts w:ascii="Times New Roman" w:cs="Times New Roman" w:eastAsia="Times New Roman" w:hAnsi="Times New Roman"/>
                <w:b w:val="1"/>
                <w:bCs w:val="1"/>
                <w:sz w:val="32"/>
                <w:szCs w:val="32"/>
                <w:rtl w:val="0"/>
              </w:rPr>
              <w:t xml:space="preserve"> CÔNG NGHỆ THÔNG TIN</w:t>
            </w:r>
          </w:ins>
        </w:sdtContent>
      </w:sdt>
      <w:sdt>
        <w:sdtPr>
          <w:id w:val="-971597474"/>
          <w:tag w:val="goog_rdk_2"/>
        </w:sdtPr>
        <w:sdtContent>
          <w:del w:author="Văn Trung" w:id="0" w:date="2026-07-12T14:28:00Z">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32"/>
                <w:szCs w:val="32"/>
                <w:rtl w:val="0"/>
              </w:rPr>
              <w:delText xml:space="preserve">………..</w:delText>
            </w:r>
          </w:del>
        </w:sdtContent>
      </w:sdt>
      <w:r w:rsidDel="00000000" w:rsidR="00000000" w:rsidRPr="00000000">
        <w:rPr>
          <w:rFonts w:ascii="Times New Roman" w:cs="Times New Roman" w:eastAsia="Times New Roman" w:hAnsi="Times New Roman"/>
          <w:b w:val="1"/>
          <w:bCs w:val="1"/>
          <w:sz w:val="32"/>
          <w:szCs w:val="32"/>
          <w:rtl w:val="0"/>
        </w:rPr>
        <w:tab/>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&lt;TÊN SINH VIÊN&gt;</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KHÓA LUẬN TỐT NGHIỆP</w:t>
      </w: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&lt;TÊN KHÓA LUẬN TỐT NGHIỆP</w:t>
      </w:r>
      <w:r w:rsidDel="00000000" w:rsidR="00000000" w:rsidRPr="00000000">
        <w:rPr>
          <w:b w:val="1"/>
          <w:bCs w:val="1"/>
          <w:sz w:val="36"/>
          <w:szCs w:val="36"/>
          <w:rtl w:val="0"/>
        </w:rPr>
        <w:t xml:space="preserve">&gt;</w:t>
      </w:r>
    </w:p>
    <w:p w:rsidR="00000000" w:rsidDel="00000000" w:rsidP="00000000" w:rsidRDefault="00000000" w:rsidRPr="00000000" w14:paraId="0000000D">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&lt;Tên khóa luận Tiếng Anh&gt;</w:t>
      </w: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KỸ SƯ/CỬ NHÂN NGÀNH &lt;TÊN NGÀNH&gt;</w:t>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ind w:left="1440" w:firstLine="720"/>
        <w:jc w:val="center"/>
        <w:rPr>
          <w:sz w:val="28"/>
          <w:szCs w:val="28"/>
        </w:rPr>
      </w:pPr>
      <w:r w:rsidDel="00000000" w:rsidR="00000000" w:rsidRPr="00000000">
        <w:rPr>
          <w:rtl w:val="0"/>
        </w:rPr>
      </w:r>
    </w:p>
    <w:p w:rsidR="00000000" w:rsidDel="00000000" w:rsidP="00000000" w:rsidRDefault="00000000" w:rsidRPr="00000000" w14:paraId="00000013">
      <w:pPr>
        <w:ind w:left="1440" w:firstLine="720"/>
        <w:jc w:val="cente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rPr>
        <w:sectPr>
          <w:pgSz w:h="16838" w:w="11906" w:orient="portrait"/>
          <w:pgMar w:bottom="851" w:top="1135" w:left="1440" w:right="1133" w:header="708" w:footer="708"/>
          <w:pgNumType w:start="1"/>
        </w:sectPr>
      </w:pPr>
      <w:r w:rsidDel="00000000" w:rsidR="00000000" w:rsidRPr="00000000">
        <w:rPr>
          <w:rFonts w:ascii="Times New Roman" w:cs="Times New Roman" w:eastAsia="Times New Roman" w:hAnsi="Times New Roman"/>
          <w:b w:val="1"/>
          <w:bCs w:val="1"/>
          <w:rtl w:val="0"/>
        </w:rPr>
        <w:t xml:space="preserve">TP. HỒ CHÍ MINH, &lt;NĂM&gt;</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HỌC QUỐC GIA TP. HỒ CHÍ MINH</w:t>
      </w:r>
    </w:p>
    <w:p w:rsidR="00000000" w:rsidDel="00000000" w:rsidP="00000000" w:rsidRDefault="00000000" w:rsidRPr="00000000" w14:paraId="0000001A">
      <w:pPr>
        <w:spacing w:after="60" w:before="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1B">
      <w:pPr>
        <w:spacing w:after="60" w:before="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KHOA………….</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&lt;TÊN SINH VIÊN&gt; – &lt;MÃ SINH VIÊN&gt;</w:t>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KHÓA LUẬN TỐT NGHIỆP</w:t>
      </w:r>
    </w:p>
    <w:p w:rsidR="00000000" w:rsidDel="00000000" w:rsidP="00000000" w:rsidRDefault="00000000" w:rsidRPr="00000000" w14:paraId="0000002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&lt;TÊN KHÓA LUẬN&gt;</w:t>
      </w:r>
    </w:p>
    <w:p w:rsidR="00000000" w:rsidDel="00000000" w:rsidP="00000000" w:rsidRDefault="00000000" w:rsidRPr="00000000" w14:paraId="00000025">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&lt;Tên khóa luận Tiếng Anh&gt;</w: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KỸ SƯ/ CỬ NHÂN NGÀNH &lt;TÊN NGÀNH&gt;</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tabs>
          <w:tab w:val="left" w:leader="none" w:pos="5265"/>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p>
    <w:p w:rsidR="00000000" w:rsidDel="00000000" w:rsidP="00000000" w:rsidRDefault="00000000" w:rsidRPr="00000000" w14:paraId="0000002C">
      <w:pPr>
        <w:tabs>
          <w:tab w:val="left" w:leader="none" w:pos="5265"/>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&lt;TÊN GIẢNG VIÊN HƯỚNG DẪN&gt;</w:t>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rPr>
        <w:sectPr>
          <w:type w:val="nextPage"/>
          <w:pgSz w:h="16838" w:w="11906" w:orient="portrait"/>
          <w:pgMar w:bottom="851" w:top="1135" w:left="1440" w:right="1133" w:header="708" w:footer="708"/>
        </w:sectPr>
      </w:pPr>
      <w:r w:rsidDel="00000000" w:rsidR="00000000" w:rsidRPr="00000000">
        <w:rPr>
          <w:rFonts w:ascii="Times New Roman" w:cs="Times New Roman" w:eastAsia="Times New Roman" w:hAnsi="Times New Roman"/>
          <w:b w:val="1"/>
          <w:bCs w:val="1"/>
          <w:rtl w:val="0"/>
        </w:rPr>
        <w:t xml:space="preserve">TP. HỒ CHÍ MINH, &lt;NĂM&gt;</w:t>
      </w:r>
    </w:p>
    <w:p w:rsidR="00000000" w:rsidDel="00000000" w:rsidP="00000000" w:rsidRDefault="00000000" w:rsidRPr="00000000" w14:paraId="00000031">
      <w:pPr>
        <w:pStyle w:val="Title"/>
        <w:rPr>
          <w:rFonts w:ascii="Times New Roman" w:cs="Times New Roman" w:eastAsia="Times New Roman" w:hAnsi="Times New Roman"/>
        </w:rPr>
      </w:pPr>
      <w:sdt>
        <w:sdtPr>
          <w:id w:val="-1579481193"/>
          <w:tag w:val="goog_rdk_4"/>
        </w:sdtPr>
        <w:sdtContent>
          <w:del w:author="Văn Trung" w:id="1" w:date="2026-07-12T14:29:00Z">
            <w:r w:rsidDel="00000000" w:rsidR="00000000" w:rsidRPr="00000000">
              <w:rPr>
                <w:rFonts w:ascii="Times New Roman" w:cs="Times New Roman" w:eastAsia="Times New Roman" w:hAnsi="Times New Roman"/>
                <w:rtl w:val="0"/>
              </w:rPr>
              <w:delText xml:space="preserve">THÔNG TIN HỘI ĐỒNG CHẤM KHÓA LUẬN TỐT NGHIỆP</w:delText>
            </w:r>
          </w:del>
        </w:sdtContent>
      </w:sdt>
      <w:sdt>
        <w:sdtPr>
          <w:id w:val="52132058"/>
          <w:tag w:val="goog_rdk_5"/>
        </w:sdtPr>
        <w:sdtContent>
          <w:ins w:author="Văn Trung" w:id="1" w:date="2026-07-12T14:29:00Z">
            <w:r w:rsidDel="00000000" w:rsidR="00000000" w:rsidRPr="00000000">
              <w:rPr>
                <w:rFonts w:ascii="Times New Roman" w:cs="Times New Roman" w:eastAsia="Times New Roman" w:hAnsi="Times New Roman"/>
                <w:rtl w:val="0"/>
              </w:rPr>
              <w:t xml:space="preserve">NHẬN XÉT CỦA GIÁO VIÊN HƯỚNG DẪN</w:t>
            </w:r>
          </w:ins>
        </w:sdtContent>
      </w:sdt>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640855226"/>
        <w:tag w:val="goog_rdk_9"/>
      </w:sdtPr>
      <w:sdtContent>
        <w:p w:rsidR="00000000" w:rsidDel="00000000" w:rsidP="00000000" w:rsidRDefault="00000000" w:rsidRPr="00000000" w14:paraId="00000033">
          <w:pPr>
            <w:rPr>
              <w:del w:author="Văn Trung" w:id="2" w:date="2026-07-12T14:29:00Z"/>
              <w:rFonts w:ascii="Times New Roman" w:cs="Times New Roman" w:eastAsia="Times New Roman" w:hAnsi="Times New Roman"/>
            </w:rPr>
            <w:sectPr>
              <w:type w:val="nextPage"/>
              <w:pgSz w:h="16838" w:w="11906" w:orient="portrait"/>
              <w:pgMar w:bottom="851" w:top="1800" w:left="1440" w:right="1133" w:header="708" w:footer="708"/>
            </w:sectPr>
          </w:pPr>
          <w:sdt>
            <w:sdtPr>
              <w:id w:val="1776527931"/>
              <w:tag w:val="goog_rdk_7"/>
            </w:sdtPr>
            <w:sdtContent>
              <w:ins w:author="Văn Trung" w:id="2" w:date="2026-07-12T14:29:00Z">
                <w:r w:rsidDel="00000000" w:rsidR="00000000" w:rsidRPr="00000000">
                  <w:rPr>
                    <w:rFonts w:ascii="Times New Roman" w:cs="Times New Roman" w:eastAsia="Times New Roman" w:hAnsi="Times New Roman"/>
                    <w:rtl w:val="0"/>
                  </w:rPr>
                  <w:t xml:space="preserve">…………………………………………………………………………………………………………………………………………………………………………………………………………………………………………………………………………………………………………………………………………………………………………………………………………………………………………………………………………………………………………………………………………………………………………………………………………………………………………………………………………………………………………………………………………………………………………………………………………………………………………………………………………………………………………………………………………………………………………………………………………………………………………………………………………………………………………………………………………………………………………………………………………………………………………………………………………………………………………………………………………………………..…………..</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ins>
            </w:sdtContent>
          </w:sdt>
          <w:sdt>
            <w:sdtPr>
              <w:id w:val="1118183184"/>
              <w:tag w:val="goog_rdk_8"/>
            </w:sdtPr>
            <w:sdtContent>
              <w:del w:author="Văn Trung" w:id="2" w:date="2026-07-12T14:29:00Z">
                <w:r w:rsidDel="00000000" w:rsidR="00000000" w:rsidRPr="00000000">
                  <w:rPr>
                    <w:rFonts w:ascii="Times New Roman" w:cs="Times New Roman" w:eastAsia="Times New Roman" w:hAnsi="Times New Roman"/>
                    <w:rtl w:val="0"/>
                  </w:rPr>
                  <w:delText xml:space="preserve">Hội đồng chấm khóa luận tốt nghiệp, thành lập theo Quyết định số …………………… ngày ………………….. của Hiệu trưởng Trường Đại học Công nghệ Thông tin.</w:delText>
                </w:r>
              </w:del>
            </w:sdtContent>
          </w:sdt>
        </w:p>
      </w:sdtContent>
    </w:sdt>
    <w:sdt>
      <w:sdtPr>
        <w:id w:val="-737403507"/>
        <w:tag w:val="goog_rdk_13"/>
      </w:sdtPr>
      <w:sdtContent>
        <w:p w:rsidR="00000000" w:rsidDel="00000000" w:rsidP="00000000" w:rsidRDefault="00000000" w:rsidRPr="00000000" w14:paraId="00000034">
          <w:pPr>
            <w:pStyle w:val="Title"/>
            <w:spacing w:after="0" w:lineRule="auto"/>
            <w:rPr>
              <w:ins w:author="Văn Trung" w:id="3" w:date="2026-07-12T14:33:00Z"/>
              <w:rFonts w:ascii="Times New Roman" w:cs="Times New Roman" w:eastAsia="Times New Roman" w:hAnsi="Times New Roman"/>
            </w:rPr>
          </w:pPr>
          <w:sdt>
            <w:sdtPr>
              <w:id w:val="-28259567"/>
              <w:tag w:val="goog_rdk_11"/>
            </w:sdtPr>
            <w:sdtContent>
              <w:ins w:author="Văn Trung" w:id="2" w:date="2026-07-12T14:29:00Z">
                <w:r w:rsidDel="00000000" w:rsidR="00000000" w:rsidRPr="00000000">
                  <w:rPr>
                    <w:rFonts w:ascii="Times New Roman" w:cs="Times New Roman" w:eastAsia="Times New Roman" w:hAnsi="Times New Roman"/>
                    <w:rtl w:val="0"/>
                  </w:rPr>
                  <w:t xml:space="preserve">GIỚI THIỆU &amp; TÓM TẮT NỘI DUNG</w:t>
                </w:r>
              </w:ins>
            </w:sdtContent>
          </w:sdt>
          <w:sdt>
            <w:sdtPr>
              <w:id w:val="-2146556443"/>
              <w:tag w:val="goog_rdk_12"/>
            </w:sdtPr>
            <w:sdtContent>
              <w:ins w:author="Văn Trung" w:id="3" w:date="2026-07-12T14:33:00Z">
                <w:r w:rsidDel="00000000" w:rsidR="00000000" w:rsidRPr="00000000">
                  <w:rPr>
                    <w:rtl w:val="0"/>
                  </w:rPr>
                </w:r>
              </w:ins>
            </w:sdtContent>
          </w:sdt>
        </w:p>
      </w:sdtContent>
    </w:sdt>
    <w:sdt>
      <w:sdtPr>
        <w:id w:val="20858330"/>
        <w:tag w:val="goog_rdk_17"/>
      </w:sdtPr>
      <w:sdtContent>
        <w:p w:rsidR="00000000" w:rsidDel="00000000" w:rsidP="00000000" w:rsidRDefault="00000000" w:rsidRPr="00000000" w14:paraId="00000035">
          <w:pPr>
            <w:pStyle w:val="Title"/>
            <w:spacing w:after="0" w:lineRule="auto"/>
            <w:jc w:val="left"/>
            <w:rPr>
              <w:rPrChange w:author="Văn Trung" w:id="4" w:date="2026-07-12T14:33:00Z">
                <w:rPr>
                  <w:rFonts w:ascii="Times New Roman" w:cs="Times New Roman" w:eastAsia="Times New Roman" w:hAnsi="Times New Roman"/>
                </w:rPr>
              </w:rPrChange>
            </w:rPr>
            <w:pPrChange w:author="Văn Trung" w:id="0" w:date="2026-07-12T14:33:00Z">
              <w:pPr>
                <w:pStyle w:val="Title"/>
              </w:pPr>
            </w:pPrChange>
          </w:pPr>
          <w:sdt>
            <w:sdtPr>
              <w:id w:val="89850976"/>
              <w:tag w:val="goog_rdk_14"/>
            </w:sdtPr>
            <w:sdtContent>
              <w:ins w:author="Văn Trung" w:id="3" w:date="2026-07-12T14:33:00Z">
                <w:r w:rsidDel="00000000" w:rsidR="00000000" w:rsidRPr="00000000">
                  <w:rPr>
                    <w:rFonts w:ascii="Times New Roman" w:cs="Times New Roman" w:eastAsia="Times New Roman" w:hAnsi="Times New Roman"/>
                    <w:b w:val="0"/>
                    <w:bCs w:val="0"/>
                    <w:rtl w:val="0"/>
                  </w:rPr>
                  <w:t xml:space="preserve">Trong …</w:t>
                </w:r>
              </w:ins>
            </w:sdtContent>
          </w:sdt>
          <w:sdt>
            <w:sdtPr>
              <w:id w:val="-1955177951"/>
              <w:tag w:val="goog_rdk_15"/>
            </w:sdtPr>
            <w:sdtContent>
              <w:del w:author="Văn Trung" w:id="3" w:date="2026-07-12T14:33:00Z">
                <w:r w:rsidDel="00000000" w:rsidR="00000000" w:rsidRPr="00000000">
                  <w:rPr>
                    <w:rFonts w:ascii="Times New Roman" w:cs="Times New Roman" w:eastAsia="Times New Roman" w:hAnsi="Times New Roman"/>
                    <w:rtl w:val="0"/>
                  </w:rPr>
                  <w:delText xml:space="preserve">LỜI CẢM ƠN</w:delText>
                </w:r>
              </w:del>
            </w:sdtContent>
          </w:sdt>
          <w:r w:rsidDel="00000000" w:rsidR="00000000" w:rsidRPr="00000000">
            <w:br w:type="page"/>
          </w:r>
          <w:sdt>
            <w:sdtPr>
              <w:id w:val="231460310"/>
              <w:tag w:val="goog_rdk_16"/>
            </w:sdtPr>
            <w:sdtContent>
              <w:r w:rsidDel="00000000" w:rsidR="00000000" w:rsidRPr="00000000">
                <w:rPr>
                  <w:rtl w:val="0"/>
                </w:rPr>
              </w:r>
            </w:sdtContent>
          </w:sdt>
        </w:p>
      </w:sdtContent>
    </w:sdt>
    <w:p w:rsidR="00000000" w:rsidDel="00000000" w:rsidP="00000000" w:rsidRDefault="00000000" w:rsidRPr="00000000" w14:paraId="00000036">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LỤC</w:t>
      </w:r>
    </w:p>
    <w:sdt>
      <w:sdtPr>
        <w:id w:val="763634484"/>
        <w:docPartObj>
          <w:docPartGallery w:val="Table of Contents"/>
          <w:docPartUnique w:val="1"/>
        </w:docPartObj>
      </w:sdtPr>
      <w:sdtContent>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1440"/>
              <w:tab w:val="right" w:leader="none" w:pos="8777"/>
            </w:tabs>
            <w:spacing w:after="100" w:lineRule="auto"/>
            <w:rPr>
              <w:rFonts w:ascii="Calibri" w:cs="Calibri" w:eastAsia="Calibri" w:hAnsi="Calibri"/>
              <w:color w:val="000000"/>
              <w:sz w:val="24"/>
              <w:szCs w:val="24"/>
            </w:rPr>
          </w:pPr>
          <w:r w:rsidDel="00000000" w:rsidR="00000000" w:rsidRPr="00000000">
            <w:fldChar w:fldCharType="begin"/>
            <w:instrText xml:space="preserve"> TOC \h \u \z \t "Heading 1,1,Heading 2,2,Heading 3,3,Heading 4,4,"</w:instrText>
            <w:fldChar w:fldCharType="separate"/>
          </w:r>
          <w:hyperlink w:anchor="_heading=h.2bj4kojaeejz">
            <w:r w:rsidDel="00000000" w:rsidR="00000000" w:rsidRPr="00000000">
              <w:rPr>
                <w:color w:val="000000"/>
                <w:rtl w:val="0"/>
              </w:rPr>
              <w:t xml:space="preserve">Chương 1.</w:t>
            </w:r>
          </w:hyperlink>
          <w:hyperlink w:anchor="_heading=h.2bj4kojaeejz">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_heading=h.2bj4kojaeejz \h </w:instrText>
            <w:fldChar w:fldCharType="separate"/>
          </w:r>
          <w:r w:rsidDel="00000000" w:rsidR="00000000" w:rsidRPr="00000000">
            <w:rPr>
              <w:color w:val="000000"/>
              <w:rtl w:val="0"/>
            </w:rPr>
            <w:t xml:space="preserve">GIỚI THIỆU CÔNG TY OR TECH</w:t>
            <w:tab/>
            <w:t xml:space="preserve">2</w:t>
          </w:r>
          <w:r w:rsidDel="00000000" w:rsidR="00000000" w:rsidRPr="00000000">
            <w:fldChar w:fldCharType="begin"/>
            <w:instrText xml:space="preserve"> HYPERLINK \l "_heading=h.2bj4kojaeejz"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9kjh0dqcilaf">
            <w:r w:rsidDel="00000000" w:rsidR="00000000" w:rsidRPr="00000000">
              <w:rPr>
                <w:color w:val="000000"/>
                <w:rtl w:val="0"/>
              </w:rPr>
              <w:t xml:space="preserve">1.1.</w:t>
            </w:r>
          </w:hyperlink>
          <w:hyperlink w:anchor="_heading=h.9kjh0dqcilaf">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_heading=h.9kjh0dqcilaf \h </w:instrText>
            <w:fldChar w:fldCharType="separate"/>
          </w:r>
          <w:r w:rsidDel="00000000" w:rsidR="00000000" w:rsidRPr="00000000">
            <w:rPr>
              <w:color w:val="000000"/>
              <w:rtl w:val="0"/>
            </w:rPr>
            <w:t xml:space="preserve">Thông tin tổng quan</w:t>
            <w:tab/>
            <w:t xml:space="preserve">2</w:t>
          </w:r>
          <w:r w:rsidDel="00000000" w:rsidR="00000000" w:rsidRPr="00000000">
            <w:fldChar w:fldCharType="begin"/>
            <w:instrText xml:space="preserve"> HYPERLINK \l "_heading=h.9kjh0dqcilaf"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i2p8hpun9u9">
            <w:r w:rsidDel="00000000" w:rsidR="00000000" w:rsidRPr="00000000">
              <w:rPr>
                <w:color w:val="000000"/>
                <w:rtl w:val="0"/>
              </w:rPr>
              <w:t xml:space="preserve">1.2.</w:t>
            </w:r>
          </w:hyperlink>
          <w:hyperlink w:anchor="_heading=h.i2p8hpun9u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_heading=h.i2p8hpun9u9 \h </w:instrText>
            <w:fldChar w:fldCharType="separate"/>
          </w:r>
          <w:r w:rsidDel="00000000" w:rsidR="00000000" w:rsidRPr="00000000">
            <w:rPr>
              <w:color w:val="000000"/>
              <w:rtl w:val="0"/>
            </w:rPr>
            <w:t xml:space="preserve">Lĩnh vực hoạt động</w:t>
            <w:tab/>
            <w:t xml:space="preserve">2</w:t>
          </w:r>
          <w:r w:rsidDel="00000000" w:rsidR="00000000" w:rsidRPr="00000000">
            <w:fldChar w:fldCharType="begin"/>
            <w:instrText xml:space="preserve"> HYPERLINK \l "_heading=h.i2p8hpun9u9"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tofgylk96yud">
            <w:r w:rsidDel="00000000" w:rsidR="00000000" w:rsidRPr="00000000">
              <w:rPr>
                <w:color w:val="000000"/>
                <w:rtl w:val="0"/>
              </w:rPr>
              <w:t xml:space="preserve">1.3.</w:t>
            </w:r>
          </w:hyperlink>
          <w:hyperlink w:anchor="_heading=h.tofgylk96yud">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_heading=h.tofgylk96yud \h </w:instrText>
            <w:fldChar w:fldCharType="separate"/>
          </w:r>
          <w:r w:rsidDel="00000000" w:rsidR="00000000" w:rsidRPr="00000000">
            <w:rPr>
              <w:color w:val="000000"/>
              <w:rtl w:val="0"/>
            </w:rPr>
            <w:t xml:space="preserve">Dịch vụ và công nghệ chính</w:t>
            <w:tab/>
            <w:t xml:space="preserve">3</w:t>
          </w:r>
          <w:r w:rsidDel="00000000" w:rsidR="00000000" w:rsidRPr="00000000">
            <w:fldChar w:fldCharType="begin"/>
            <w:instrText xml:space="preserve"> HYPERLINK \l "_heading=h.tofgylk96yud"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c5vdrvqe3mm">
            <w:r w:rsidDel="00000000" w:rsidR="00000000" w:rsidRPr="00000000">
              <w:rPr>
                <w:color w:val="000000"/>
                <w:rtl w:val="0"/>
              </w:rPr>
              <w:t xml:space="preserve">1.4.</w:t>
            </w:r>
          </w:hyperlink>
          <w:hyperlink w:anchor="_heading=h.c5vdrvqe3mm">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_heading=h.c5vdrvqe3mm \h </w:instrText>
            <w:fldChar w:fldCharType="separate"/>
          </w:r>
          <w:r w:rsidDel="00000000" w:rsidR="00000000" w:rsidRPr="00000000">
            <w:rPr>
              <w:color w:val="000000"/>
              <w:rtl w:val="0"/>
            </w:rPr>
            <w:t xml:space="preserve">Khách hàng và thị trường</w:t>
            <w:tab/>
            <w:t xml:space="preserve">4</w:t>
          </w:r>
          <w:r w:rsidDel="00000000" w:rsidR="00000000" w:rsidRPr="00000000">
            <w:fldChar w:fldCharType="begin"/>
            <w:instrText xml:space="preserve"> HYPERLINK \l "_heading=h.c5vdrvqe3mm"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thdxygds6r27">
            <w:r w:rsidDel="00000000" w:rsidR="00000000" w:rsidRPr="00000000">
              <w:rPr>
                <w:color w:val="000000"/>
                <w:rtl w:val="0"/>
              </w:rPr>
              <w:t xml:space="preserve">1.5.</w:t>
            </w:r>
          </w:hyperlink>
          <w:hyperlink w:anchor="_heading=h.thdxygds6r27">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_heading=h.thdxygds6r27 \h </w:instrText>
            <w:fldChar w:fldCharType="separate"/>
          </w:r>
          <w:r w:rsidDel="00000000" w:rsidR="00000000" w:rsidRPr="00000000">
            <w:rPr>
              <w:color w:val="000000"/>
              <w:rtl w:val="0"/>
            </w:rPr>
            <w:t xml:space="preserve">Ý nghĩa của mô hình outsourcing đối với vẫn đề tài phân tích quy trình</w:t>
            <w:tab/>
            <w:t xml:space="preserve">4</w:t>
          </w:r>
          <w:r w:rsidDel="00000000" w:rsidR="00000000" w:rsidRPr="00000000">
            <w:fldChar w:fldCharType="begin"/>
            <w:instrText xml:space="preserve"> HYPERLINK \l "_heading=h.thdxygds6r27"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1440"/>
              <w:tab w:val="right" w:leader="none" w:pos="8777"/>
            </w:tabs>
            <w:spacing w:after="100" w:lineRule="auto"/>
            <w:rPr>
              <w:rFonts w:ascii="Calibri" w:cs="Calibri" w:eastAsia="Calibri" w:hAnsi="Calibri"/>
              <w:color w:val="000000"/>
              <w:sz w:val="24"/>
              <w:szCs w:val="24"/>
            </w:rPr>
          </w:pPr>
          <w:r w:rsidDel="00000000" w:rsidR="00000000" w:rsidRPr="00000000">
            <w:fldChar w:fldCharType="end"/>
          </w:r>
          <w:hyperlink w:anchor="_heading=h.dhqcrr3jvmg6">
            <w:r w:rsidDel="00000000" w:rsidR="00000000" w:rsidRPr="00000000">
              <w:rPr>
                <w:color w:val="000000"/>
                <w:rtl w:val="0"/>
              </w:rPr>
              <w:t xml:space="preserve">Chương 2.</w:t>
            </w:r>
          </w:hyperlink>
          <w:hyperlink w:anchor="_heading=h.dhqcrr3jvmg6">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_heading=h.dhqcrr3jvmg6 \h </w:instrText>
            <w:fldChar w:fldCharType="separate"/>
          </w:r>
          <w:r w:rsidDel="00000000" w:rsidR="00000000" w:rsidRPr="00000000">
            <w:rPr>
              <w:color w:val="000000"/>
              <w:rtl w:val="0"/>
            </w:rPr>
            <w:t xml:space="preserve">LIỆT KÊ QUY TRÌNH NGHIỆP VỤ</w:t>
            <w:tab/>
            <w:t xml:space="preserve">5</w:t>
          </w:r>
          <w:r w:rsidDel="00000000" w:rsidR="00000000" w:rsidRPr="00000000">
            <w:fldChar w:fldCharType="begin"/>
            <w:instrText xml:space="preserve"> HYPERLINK \l "_heading=h.dhqcrr3jvmg6"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84598cuc8jaj">
            <w:r w:rsidDel="00000000" w:rsidR="00000000" w:rsidRPr="00000000">
              <w:rPr>
                <w:rFonts w:ascii="Times New Roman" w:cs="Times New Roman" w:eastAsia="Times New Roman" w:hAnsi="Times New Roman"/>
                <w:color w:val="000000"/>
                <w:rtl w:val="0"/>
              </w:rPr>
              <w:t xml:space="preserve">2.1.</w:t>
            </w:r>
          </w:hyperlink>
          <w:hyperlink w:anchor="_heading=h.84598cuc8ja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_heading=h.84598cuc8jaj \h </w:instrText>
            <w:fldChar w:fldCharType="separate"/>
          </w:r>
          <w:r w:rsidDel="00000000" w:rsidR="00000000" w:rsidRPr="00000000">
            <w:rPr>
              <w:rFonts w:ascii="Times New Roman" w:cs="Times New Roman" w:eastAsia="Times New Roman" w:hAnsi="Times New Roman"/>
              <w:color w:val="000000"/>
              <w:rtl w:val="0"/>
            </w:rPr>
            <w:t xml:space="preserve">Liệt kê và phân loại quy trình</w:t>
          </w:r>
          <w:r w:rsidDel="00000000" w:rsidR="00000000" w:rsidRPr="00000000">
            <w:rPr>
              <w:color w:val="000000"/>
              <w:rtl w:val="0"/>
            </w:rPr>
            <w:tab/>
            <w:t xml:space="preserve">5</w:t>
          </w:r>
          <w:r w:rsidDel="00000000" w:rsidR="00000000" w:rsidRPr="00000000">
            <w:fldChar w:fldCharType="begin"/>
            <w:instrText xml:space="preserve"> HYPERLINK \l "_heading=h.84598cuc8jaj"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kfpy4xtzgwg2">
            <w:r w:rsidDel="00000000" w:rsidR="00000000" w:rsidRPr="00000000">
              <w:rPr>
                <w:color w:val="000000"/>
                <w:rtl w:val="0"/>
              </w:rPr>
              <w:t xml:space="preserve">2.1.1.</w:t>
            </w:r>
          </w:hyperlink>
          <w:hyperlink w:anchor="_heading=h.kfpy4xtzgwg2">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_heading=h.kfpy4xtzgwg2 \h </w:instrText>
            <w:fldChar w:fldCharType="separate"/>
          </w:r>
          <w:r w:rsidDel="00000000" w:rsidR="00000000" w:rsidRPr="00000000">
            <w:rPr>
              <w:color w:val="000000"/>
              <w:rtl w:val="0"/>
            </w:rPr>
            <w:t xml:space="preserve">Quy trình quản lý – Management</w:t>
            <w:tab/>
            <w:t xml:space="preserve">5</w:t>
          </w:r>
          <w:r w:rsidDel="00000000" w:rsidR="00000000" w:rsidRPr="00000000">
            <w:fldChar w:fldCharType="begin"/>
            <w:instrText xml:space="preserve"> HYPERLINK \l "_heading=h.kfpy4xtzgwg2"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hja67f1dr0r">
            <w:r w:rsidDel="00000000" w:rsidR="00000000" w:rsidRPr="00000000">
              <w:rPr>
                <w:color w:val="000000"/>
                <w:rtl w:val="0"/>
              </w:rPr>
              <w:t xml:space="preserve">2.1.2.</w:t>
            </w:r>
          </w:hyperlink>
          <w:hyperlink w:anchor="_heading=h.hja67f1dr0r">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_heading=h.hja67f1dr0r \h </w:instrText>
            <w:fldChar w:fldCharType="separate"/>
          </w:r>
          <w:r w:rsidDel="00000000" w:rsidR="00000000" w:rsidRPr="00000000">
            <w:rPr>
              <w:color w:val="000000"/>
              <w:rtl w:val="0"/>
            </w:rPr>
            <w:t xml:space="preserve">Quy trình cốt lõi – Core</w:t>
            <w:tab/>
            <w:t xml:space="preserve">5</w:t>
          </w:r>
          <w:r w:rsidDel="00000000" w:rsidR="00000000" w:rsidRPr="00000000">
            <w:fldChar w:fldCharType="begin"/>
            <w:instrText xml:space="preserve"> HYPERLINK \l "_heading=h.hja67f1dr0r"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fv27q0nkpzpu">
            <w:r w:rsidDel="00000000" w:rsidR="00000000" w:rsidRPr="00000000">
              <w:rPr>
                <w:color w:val="000000"/>
                <w:rtl w:val="0"/>
              </w:rPr>
              <w:t xml:space="preserve">2.1.3.</w:t>
            </w:r>
          </w:hyperlink>
          <w:hyperlink w:anchor="_heading=h.fv27q0nkpzpu">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_heading=h.fv27q0nkpzpu \h </w:instrText>
            <w:fldChar w:fldCharType="separate"/>
          </w:r>
          <w:r w:rsidDel="00000000" w:rsidR="00000000" w:rsidRPr="00000000">
            <w:rPr>
              <w:color w:val="000000"/>
              <w:rtl w:val="0"/>
            </w:rPr>
            <w:t xml:space="preserve">Quy trình hỗ trợ – Support</w:t>
            <w:tab/>
            <w:t xml:space="preserve">5</w:t>
          </w:r>
          <w:r w:rsidDel="00000000" w:rsidR="00000000" w:rsidRPr="00000000">
            <w:fldChar w:fldCharType="begin"/>
            <w:instrText xml:space="preserve"> HYPERLINK \l "_heading=h.fv27q0nkpzpu"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ydsju6754ldx">
            <w:r w:rsidDel="00000000" w:rsidR="00000000" w:rsidRPr="00000000">
              <w:rPr>
                <w:color w:val="000000"/>
                <w:rtl w:val="0"/>
              </w:rPr>
              <w:t xml:space="preserve">2.2.</w:t>
            </w:r>
          </w:hyperlink>
          <w:hyperlink w:anchor="_heading=h.ydsju6754ld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_heading=h.ydsju6754ldx \h </w:instrText>
            <w:fldChar w:fldCharType="separate"/>
          </w:r>
          <w:r w:rsidDel="00000000" w:rsidR="00000000" w:rsidRPr="00000000">
            <w:rPr>
              <w:color w:val="000000"/>
              <w:rtl w:val="0"/>
            </w:rPr>
            <w:t xml:space="preserve">Kiến trúc quy trình</w:t>
            <w:tab/>
            <w:t xml:space="preserve">6</w:t>
          </w:r>
          <w:r w:rsidDel="00000000" w:rsidR="00000000" w:rsidRPr="00000000">
            <w:fldChar w:fldCharType="begin"/>
            <w:instrText xml:space="preserve"> HYPERLINK \l "_heading=h.ydsju6754ldx"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h61tquhggbm9">
            <w:r w:rsidDel="00000000" w:rsidR="00000000" w:rsidRPr="00000000">
              <w:rPr>
                <w:color w:val="000000"/>
                <w:rtl w:val="0"/>
              </w:rPr>
              <w:t xml:space="preserve">2.3.</w:t>
            </w:r>
          </w:hyperlink>
          <w:hyperlink w:anchor="_heading=h.h61tquhggbm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_heading=h.h61tquhggbm9 \h </w:instrText>
            <w:fldChar w:fldCharType="separate"/>
          </w:r>
          <w:r w:rsidDel="00000000" w:rsidR="00000000" w:rsidRPr="00000000">
            <w:rPr>
              <w:color w:val="000000"/>
              <w:rtl w:val="0"/>
            </w:rPr>
            <w:t xml:space="preserve">Phân tích quy trình</w:t>
            <w:tab/>
            <w:t xml:space="preserve">6</w:t>
          </w:r>
          <w:r w:rsidDel="00000000" w:rsidR="00000000" w:rsidRPr="00000000">
            <w:fldChar w:fldCharType="begin"/>
            <w:instrText xml:space="preserve"> HYPERLINK \l "_heading=h.h61tquhggbm9"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lvdehio3f4ic">
            <w:r w:rsidDel="00000000" w:rsidR="00000000" w:rsidRPr="00000000">
              <w:rPr>
                <w:color w:val="000000"/>
                <w:rtl w:val="0"/>
              </w:rPr>
              <w:t xml:space="preserve">2.3.1.</w:t>
            </w:r>
          </w:hyperlink>
          <w:hyperlink w:anchor="_heading=h.lvdehio3f4ic">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_heading=h.lvdehio3f4ic \h </w:instrText>
            <w:fldChar w:fldCharType="separate"/>
          </w:r>
          <w:r w:rsidDel="00000000" w:rsidR="00000000" w:rsidRPr="00000000">
            <w:rPr>
              <w:color w:val="000000"/>
              <w:rtl w:val="0"/>
            </w:rPr>
            <w:t xml:space="preserve">QUY TRÌNH QUẢN LÝ CHẤT LƯỢNG (QUALITY MANAGEMENT PROCESS)</w:t>
            <w:tab/>
            <w:t xml:space="preserve">7</w:t>
          </w:r>
          <w:r w:rsidDel="00000000" w:rsidR="00000000" w:rsidRPr="00000000">
            <w:fldChar w:fldCharType="begin"/>
            <w:instrText xml:space="preserve"> HYPERLINK \l "_heading=h.lvdehio3f4ic"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fs3222da3odl">
            <w:r w:rsidDel="00000000" w:rsidR="00000000" w:rsidRPr="00000000">
              <w:rPr>
                <w:color w:val="000000"/>
                <w:rtl w:val="0"/>
              </w:rPr>
              <w:t xml:space="preserve">2.3.1.1.</w:t>
            </w:r>
          </w:hyperlink>
          <w:hyperlink w:anchor="_heading=h.fs3222da3odl">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_heading=h.fs3222da3odl \h </w:instrText>
            <w:fldChar w:fldCharType="separate"/>
          </w:r>
          <w:r w:rsidDel="00000000" w:rsidR="00000000" w:rsidRPr="00000000">
            <w:rPr>
              <w:color w:val="000000"/>
              <w:rtl w:val="0"/>
            </w:rPr>
            <w:t xml:space="preserve">Actors / Các tác nhân</w:t>
            <w:tab/>
            <w:t xml:space="preserve">7</w:t>
          </w:r>
          <w:r w:rsidDel="00000000" w:rsidR="00000000" w:rsidRPr="00000000">
            <w:fldChar w:fldCharType="begin"/>
            <w:instrText xml:space="preserve"> HYPERLINK \l "_heading=h.fs3222da3odl"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a72d8msdic0j">
            <w:r w:rsidDel="00000000" w:rsidR="00000000" w:rsidRPr="00000000">
              <w:rPr>
                <w:color w:val="000000"/>
                <w:rtl w:val="0"/>
              </w:rPr>
              <w:t xml:space="preserve">2.3.1.2.</w:t>
            </w:r>
          </w:hyperlink>
          <w:hyperlink w:anchor="_heading=h.a72d8msdic0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_heading=h.a72d8msdic0j \h </w:instrText>
            <w:fldChar w:fldCharType="separate"/>
          </w:r>
          <w:r w:rsidDel="00000000" w:rsidR="00000000" w:rsidRPr="00000000">
            <w:rPr>
              <w:color w:val="000000"/>
              <w:rtl w:val="0"/>
            </w:rPr>
            <w:t xml:space="preserve">Mô tả quy trình</w:t>
            <w:tab/>
            <w:t xml:space="preserve">7</w:t>
          </w:r>
          <w:r w:rsidDel="00000000" w:rsidR="00000000" w:rsidRPr="00000000">
            <w:fldChar w:fldCharType="begin"/>
            <w:instrText xml:space="preserve"> HYPERLINK \l "_heading=h.a72d8msdic0j"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mufryvkt03hs">
            <w:r w:rsidDel="00000000" w:rsidR="00000000" w:rsidRPr="00000000">
              <w:rPr>
                <w:color w:val="000000"/>
                <w:rtl w:val="0"/>
              </w:rPr>
              <w:t xml:space="preserve">2.3.1.3.</w:t>
            </w:r>
          </w:hyperlink>
          <w:hyperlink w:anchor="_heading=h.mufryvkt03h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_heading=h.mufryvkt03hs \h </w:instrText>
            <w:fldChar w:fldCharType="separate"/>
          </w:r>
          <w:r w:rsidDel="00000000" w:rsidR="00000000" w:rsidRPr="00000000">
            <w:rPr>
              <w:color w:val="000000"/>
              <w:rtl w:val="0"/>
            </w:rPr>
            <w:t xml:space="preserve">Đối tượng khách hàng</w:t>
            <w:tab/>
            <w:t xml:space="preserve">8</w:t>
          </w:r>
          <w:r w:rsidDel="00000000" w:rsidR="00000000" w:rsidRPr="00000000">
            <w:fldChar w:fldCharType="begin"/>
            <w:instrText xml:space="preserve"> HYPERLINK \l "_heading=h.mufryvkt03hs"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tczpmajpl34p">
            <w:r w:rsidDel="00000000" w:rsidR="00000000" w:rsidRPr="00000000">
              <w:rPr>
                <w:color w:val="000000"/>
                <w:rtl w:val="0"/>
              </w:rPr>
              <w:t xml:space="preserve">2.3.1.4.</w:t>
            </w:r>
          </w:hyperlink>
          <w:hyperlink w:anchor="_heading=h.tczpmajpl34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_heading=h.tczpmajpl34p \h </w:instrText>
            <w:fldChar w:fldCharType="separate"/>
          </w:r>
          <w:r w:rsidDel="00000000" w:rsidR="00000000" w:rsidRPr="00000000">
            <w:rPr>
              <w:color w:val="000000"/>
              <w:rtl w:val="0"/>
            </w:rPr>
            <w:t xml:space="preserve">Khả năng kết quả</w:t>
            <w:tab/>
            <w:t xml:space="preserve">8</w:t>
          </w:r>
          <w:r w:rsidDel="00000000" w:rsidR="00000000" w:rsidRPr="00000000">
            <w:fldChar w:fldCharType="begin"/>
            <w:instrText xml:space="preserve"> HYPERLINK \l "_heading=h.tczpmajpl34p"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oauyxt6yo7fz">
            <w:r w:rsidDel="00000000" w:rsidR="00000000" w:rsidRPr="00000000">
              <w:rPr>
                <w:color w:val="000000"/>
                <w:rtl w:val="0"/>
              </w:rPr>
              <w:t xml:space="preserve">2.3.2.</w:t>
            </w:r>
          </w:hyperlink>
          <w:hyperlink w:anchor="_heading=h.oauyxt6yo7fz">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_heading=h.oauyxt6yo7fz \h </w:instrText>
            <w:fldChar w:fldCharType="separate"/>
          </w:r>
          <w:r w:rsidDel="00000000" w:rsidR="00000000" w:rsidRPr="00000000">
            <w:rPr>
              <w:color w:val="000000"/>
              <w:rtl w:val="0"/>
            </w:rPr>
            <w:t xml:space="preserve">QUY TRÌNH QUẢN LÝ DANH MỤC DỰ ÁN &amp; PHÂN BỔ NGUỒN LỰC (PROJECT PORTFOLIO &amp; RESOURCE ALLOCATION MANAGEMENT)</w:t>
            <w:tab/>
            <w:t xml:space="preserve">8</w:t>
          </w:r>
          <w:r w:rsidDel="00000000" w:rsidR="00000000" w:rsidRPr="00000000">
            <w:fldChar w:fldCharType="begin"/>
            <w:instrText xml:space="preserve"> HYPERLINK \l "_heading=h.oauyxt6yo7fz"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5ot0g3hrjaxm">
            <w:r w:rsidDel="00000000" w:rsidR="00000000" w:rsidRPr="00000000">
              <w:rPr>
                <w:color w:val="000000"/>
                <w:rtl w:val="0"/>
              </w:rPr>
              <w:t xml:space="preserve">2.3.2.1.</w:t>
            </w:r>
          </w:hyperlink>
          <w:hyperlink w:anchor="_heading=h.5ot0g3hrjaxm">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_heading=h.5ot0g3hrjaxm \h </w:instrText>
            <w:fldChar w:fldCharType="separate"/>
          </w:r>
          <w:r w:rsidDel="00000000" w:rsidR="00000000" w:rsidRPr="00000000">
            <w:rPr>
              <w:color w:val="000000"/>
              <w:rtl w:val="0"/>
            </w:rPr>
            <w:t xml:space="preserve">Actors / Các tác nhân</w:t>
            <w:tab/>
            <w:t xml:space="preserve">8</w:t>
          </w:r>
          <w:r w:rsidDel="00000000" w:rsidR="00000000" w:rsidRPr="00000000">
            <w:fldChar w:fldCharType="begin"/>
            <w:instrText xml:space="preserve"> HYPERLINK \l "_heading=h.5ot0g3hrjaxm"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lw4ywrpzjj45">
            <w:r w:rsidDel="00000000" w:rsidR="00000000" w:rsidRPr="00000000">
              <w:rPr>
                <w:color w:val="000000"/>
                <w:rtl w:val="0"/>
              </w:rPr>
              <w:t xml:space="preserve">2.3.2.2.</w:t>
            </w:r>
          </w:hyperlink>
          <w:hyperlink w:anchor="_heading=h.lw4ywrpzjj45">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_heading=h.lw4ywrpzjj45 \h </w:instrText>
            <w:fldChar w:fldCharType="separate"/>
          </w:r>
          <w:r w:rsidDel="00000000" w:rsidR="00000000" w:rsidRPr="00000000">
            <w:rPr>
              <w:color w:val="000000"/>
              <w:rtl w:val="0"/>
            </w:rPr>
            <w:t xml:space="preserve">Mô tả quy trình</w:t>
            <w:tab/>
            <w:t xml:space="preserve">8</w:t>
          </w:r>
          <w:r w:rsidDel="00000000" w:rsidR="00000000" w:rsidRPr="00000000">
            <w:fldChar w:fldCharType="begin"/>
            <w:instrText xml:space="preserve"> HYPERLINK \l "_heading=h.lw4ywrpzjj45"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xylshkds2y0g">
            <w:r w:rsidDel="00000000" w:rsidR="00000000" w:rsidRPr="00000000">
              <w:rPr>
                <w:color w:val="000000"/>
                <w:rtl w:val="0"/>
              </w:rPr>
              <w:t xml:space="preserve">2.3.2.3.</w:t>
            </w:r>
          </w:hyperlink>
          <w:hyperlink w:anchor="_heading=h.xylshkds2y0g">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_heading=h.xylshkds2y0g \h </w:instrText>
            <w:fldChar w:fldCharType="separate"/>
          </w:r>
          <w:r w:rsidDel="00000000" w:rsidR="00000000" w:rsidRPr="00000000">
            <w:rPr>
              <w:color w:val="000000"/>
              <w:rtl w:val="0"/>
            </w:rPr>
            <w:t xml:space="preserve">Đối tượng khách hàng</w:t>
            <w:tab/>
            <w:t xml:space="preserve">9</w:t>
          </w:r>
          <w:r w:rsidDel="00000000" w:rsidR="00000000" w:rsidRPr="00000000">
            <w:fldChar w:fldCharType="begin"/>
            <w:instrText xml:space="preserve"> HYPERLINK \l "_heading=h.xylshkds2y0g"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5ahh1mquz7lq">
            <w:r w:rsidDel="00000000" w:rsidR="00000000" w:rsidRPr="00000000">
              <w:rPr>
                <w:color w:val="000000"/>
                <w:rtl w:val="0"/>
              </w:rPr>
              <w:t xml:space="preserve">2.3.2.4.</w:t>
            </w:r>
          </w:hyperlink>
          <w:hyperlink w:anchor="_heading=h.5ahh1mquz7lq">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_heading=h.5ahh1mquz7lq \h </w:instrText>
            <w:fldChar w:fldCharType="separate"/>
          </w:r>
          <w:r w:rsidDel="00000000" w:rsidR="00000000" w:rsidRPr="00000000">
            <w:rPr>
              <w:color w:val="000000"/>
              <w:rtl w:val="0"/>
            </w:rPr>
            <w:t xml:space="preserve">Khả năng kết quả</w:t>
            <w:tab/>
            <w:t xml:space="preserve">9</w:t>
          </w:r>
          <w:r w:rsidDel="00000000" w:rsidR="00000000" w:rsidRPr="00000000">
            <w:fldChar w:fldCharType="begin"/>
            <w:instrText xml:space="preserve"> HYPERLINK \l "_heading=h.5ahh1mquz7lq"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ktstlaigy0ub">
            <w:r w:rsidDel="00000000" w:rsidR="00000000" w:rsidRPr="00000000">
              <w:rPr>
                <w:color w:val="000000"/>
                <w:rtl w:val="0"/>
              </w:rPr>
              <w:t xml:space="preserve">2.3.3.</w:t>
            </w:r>
          </w:hyperlink>
          <w:hyperlink w:anchor="_heading=h.ktstlaigy0ub">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_heading=h.ktstlaigy0ub \h </w:instrText>
            <w:fldChar w:fldCharType="separate"/>
          </w:r>
          <w:r w:rsidDel="00000000" w:rsidR="00000000" w:rsidRPr="00000000">
            <w:rPr>
              <w:color w:val="000000"/>
              <w:rtl w:val="0"/>
            </w:rPr>
            <w:t xml:space="preserve">QUY TRÌNH QUẢN LÝ RỦI RO (RISK MANAGEMENT PROCESS)</w:t>
            <w:tab/>
            <w:t xml:space="preserve">10</w:t>
          </w:r>
          <w:r w:rsidDel="00000000" w:rsidR="00000000" w:rsidRPr="00000000">
            <w:fldChar w:fldCharType="begin"/>
            <w:instrText xml:space="preserve"> HYPERLINK \l "_heading=h.ktstlaigy0ub"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dx4ufanzy4rj">
            <w:r w:rsidDel="00000000" w:rsidR="00000000" w:rsidRPr="00000000">
              <w:rPr>
                <w:color w:val="000000"/>
                <w:rtl w:val="0"/>
              </w:rPr>
              <w:t xml:space="preserve">2.3.3.1.</w:t>
            </w:r>
          </w:hyperlink>
          <w:hyperlink w:anchor="_heading=h.dx4ufanzy4r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_heading=h.dx4ufanzy4rj \h </w:instrText>
            <w:fldChar w:fldCharType="separate"/>
          </w:r>
          <w:r w:rsidDel="00000000" w:rsidR="00000000" w:rsidRPr="00000000">
            <w:rPr>
              <w:color w:val="000000"/>
              <w:rtl w:val="0"/>
            </w:rPr>
            <w:t xml:space="preserve">Actors / Các tác nhân</w:t>
            <w:tab/>
            <w:t xml:space="preserve">10</w:t>
          </w:r>
          <w:r w:rsidDel="00000000" w:rsidR="00000000" w:rsidRPr="00000000">
            <w:fldChar w:fldCharType="begin"/>
            <w:instrText xml:space="preserve"> HYPERLINK \l "_heading=h.dx4ufanzy4rj"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var8y3kel44">
            <w:r w:rsidDel="00000000" w:rsidR="00000000" w:rsidRPr="00000000">
              <w:rPr>
                <w:color w:val="000000"/>
                <w:rtl w:val="0"/>
              </w:rPr>
              <w:t xml:space="preserve">2.3.3.2.</w:t>
            </w:r>
          </w:hyperlink>
          <w:hyperlink w:anchor="_heading=h.var8y3kel44">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_heading=h.var8y3kel44 \h </w:instrText>
            <w:fldChar w:fldCharType="separate"/>
          </w:r>
          <w:r w:rsidDel="00000000" w:rsidR="00000000" w:rsidRPr="00000000">
            <w:rPr>
              <w:color w:val="000000"/>
              <w:rtl w:val="0"/>
            </w:rPr>
            <w:t xml:space="preserve">Mô tả quy trình</w:t>
            <w:tab/>
            <w:t xml:space="preserve">10</w:t>
          </w:r>
          <w:r w:rsidDel="00000000" w:rsidR="00000000" w:rsidRPr="00000000">
            <w:fldChar w:fldCharType="begin"/>
            <w:instrText xml:space="preserve"> HYPERLINK \l "_heading=h.var8y3kel44"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k83qwvwhvsl0">
            <w:r w:rsidDel="00000000" w:rsidR="00000000" w:rsidRPr="00000000">
              <w:rPr>
                <w:color w:val="000000"/>
                <w:rtl w:val="0"/>
              </w:rPr>
              <w:t xml:space="preserve">2.3.3.3.</w:t>
            </w:r>
          </w:hyperlink>
          <w:hyperlink w:anchor="_heading=h.k83qwvwhvsl0">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_heading=h.k83qwvwhvsl0 \h </w:instrText>
            <w:fldChar w:fldCharType="separate"/>
          </w:r>
          <w:r w:rsidDel="00000000" w:rsidR="00000000" w:rsidRPr="00000000">
            <w:rPr>
              <w:color w:val="000000"/>
              <w:rtl w:val="0"/>
            </w:rPr>
            <w:t xml:space="preserve">Đối tượng khách hàng</w:t>
            <w:tab/>
            <w:t xml:space="preserve">10</w:t>
          </w:r>
          <w:r w:rsidDel="00000000" w:rsidR="00000000" w:rsidRPr="00000000">
            <w:fldChar w:fldCharType="begin"/>
            <w:instrText xml:space="preserve"> HYPERLINK \l "_heading=h.k83qwvwhvsl0"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lvwy6yfd0tdx">
            <w:r w:rsidDel="00000000" w:rsidR="00000000" w:rsidRPr="00000000">
              <w:rPr>
                <w:color w:val="000000"/>
                <w:rtl w:val="0"/>
              </w:rPr>
              <w:t xml:space="preserve">2.3.3.4.</w:t>
            </w:r>
          </w:hyperlink>
          <w:hyperlink w:anchor="_heading=h.lvwy6yfd0td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_heading=h.lvwy6yfd0tdx \h </w:instrText>
            <w:fldChar w:fldCharType="separate"/>
          </w:r>
          <w:r w:rsidDel="00000000" w:rsidR="00000000" w:rsidRPr="00000000">
            <w:rPr>
              <w:color w:val="000000"/>
              <w:rtl w:val="0"/>
            </w:rPr>
            <w:t xml:space="preserve">Khả năng kết quả</w:t>
            <w:tab/>
            <w:t xml:space="preserve">11</w:t>
          </w:r>
          <w:r w:rsidDel="00000000" w:rsidR="00000000" w:rsidRPr="00000000">
            <w:fldChar w:fldCharType="begin"/>
            <w:instrText xml:space="preserve"> HYPERLINK \l "_heading=h.lvwy6yfd0tdx"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ab6j8uz6outf">
            <w:r w:rsidDel="00000000" w:rsidR="00000000" w:rsidRPr="00000000">
              <w:rPr>
                <w:color w:val="000000"/>
                <w:rtl w:val="0"/>
              </w:rPr>
              <w:t xml:space="preserve">2.3.4.</w:t>
            </w:r>
          </w:hyperlink>
          <w:hyperlink w:anchor="_heading=h.ab6j8uz6outf">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_heading=h.ab6j8uz6outf \h </w:instrText>
            <w:fldChar w:fldCharType="separate"/>
          </w:r>
          <w:r w:rsidDel="00000000" w:rsidR="00000000" w:rsidRPr="00000000">
            <w:rPr>
              <w:color w:val="000000"/>
              <w:rtl w:val="0"/>
            </w:rPr>
            <w:t xml:space="preserve">QUY TRÌNH QUẢN LÝ BÁN HÀNG (SALES MANAGEMENT PROCESS)</w:t>
            <w:tab/>
            <w:t xml:space="preserve">11</w:t>
          </w:r>
          <w:r w:rsidDel="00000000" w:rsidR="00000000" w:rsidRPr="00000000">
            <w:fldChar w:fldCharType="begin"/>
            <w:instrText xml:space="preserve"> HYPERLINK \l "_heading=h.ab6j8uz6outf"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qqhqqcxe0df3">
            <w:r w:rsidDel="00000000" w:rsidR="00000000" w:rsidRPr="00000000">
              <w:rPr>
                <w:color w:val="000000"/>
                <w:rtl w:val="0"/>
              </w:rPr>
              <w:t xml:space="preserve">2.3.4.1.</w:t>
            </w:r>
          </w:hyperlink>
          <w:hyperlink w:anchor="_heading=h.qqhqqcxe0df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_heading=h.qqhqqcxe0df3 \h </w:instrText>
            <w:fldChar w:fldCharType="separate"/>
          </w:r>
          <w:r w:rsidDel="00000000" w:rsidR="00000000" w:rsidRPr="00000000">
            <w:rPr>
              <w:color w:val="000000"/>
              <w:rtl w:val="0"/>
            </w:rPr>
            <w:t xml:space="preserve">Actors / Các tác nhân</w:t>
            <w:tab/>
            <w:t xml:space="preserve">11</w:t>
          </w:r>
          <w:r w:rsidDel="00000000" w:rsidR="00000000" w:rsidRPr="00000000">
            <w:fldChar w:fldCharType="begin"/>
            <w:instrText xml:space="preserve"> HYPERLINK \l "_heading=h.qqhqqcxe0df3"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90z2gm7evdym">
            <w:r w:rsidDel="00000000" w:rsidR="00000000" w:rsidRPr="00000000">
              <w:rPr>
                <w:color w:val="000000"/>
                <w:rtl w:val="0"/>
              </w:rPr>
              <w:t xml:space="preserve">2.3.4.2.</w:t>
            </w:r>
          </w:hyperlink>
          <w:hyperlink w:anchor="_heading=h.90z2gm7evdym">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_heading=h.90z2gm7evdym \h </w:instrText>
            <w:fldChar w:fldCharType="separate"/>
          </w:r>
          <w:r w:rsidDel="00000000" w:rsidR="00000000" w:rsidRPr="00000000">
            <w:rPr>
              <w:color w:val="000000"/>
              <w:rtl w:val="0"/>
            </w:rPr>
            <w:t xml:space="preserve">Mô tả quy trình</w:t>
            <w:tab/>
            <w:t xml:space="preserve">11</w:t>
          </w:r>
          <w:r w:rsidDel="00000000" w:rsidR="00000000" w:rsidRPr="00000000">
            <w:fldChar w:fldCharType="begin"/>
            <w:instrText xml:space="preserve"> HYPERLINK \l "_heading=h.90z2gm7evdym"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7ajpwnirmrce">
            <w:r w:rsidDel="00000000" w:rsidR="00000000" w:rsidRPr="00000000">
              <w:rPr>
                <w:color w:val="000000"/>
                <w:rtl w:val="0"/>
              </w:rPr>
              <w:t xml:space="preserve">2.3.4.3.</w:t>
            </w:r>
          </w:hyperlink>
          <w:hyperlink w:anchor="_heading=h.7ajpwnirmrce">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_heading=h.7ajpwnirmrce \h </w:instrText>
            <w:fldChar w:fldCharType="separate"/>
          </w:r>
          <w:r w:rsidDel="00000000" w:rsidR="00000000" w:rsidRPr="00000000">
            <w:rPr>
              <w:color w:val="000000"/>
              <w:rtl w:val="0"/>
            </w:rPr>
            <w:t xml:space="preserve">Đối tượng khách hàng</w:t>
            <w:tab/>
            <w:t xml:space="preserve">12</w:t>
          </w:r>
          <w:r w:rsidDel="00000000" w:rsidR="00000000" w:rsidRPr="00000000">
            <w:fldChar w:fldCharType="begin"/>
            <w:instrText xml:space="preserve"> HYPERLINK \l "_heading=h.7ajpwnirmrce"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pntd0lvwe77o">
            <w:r w:rsidDel="00000000" w:rsidR="00000000" w:rsidRPr="00000000">
              <w:rPr>
                <w:color w:val="000000"/>
                <w:rtl w:val="0"/>
              </w:rPr>
              <w:t xml:space="preserve">2.3.4.4.</w:t>
            </w:r>
          </w:hyperlink>
          <w:hyperlink w:anchor="_heading=h.pntd0lvwe77o">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_heading=h.pntd0lvwe77o \h </w:instrText>
            <w:fldChar w:fldCharType="separate"/>
          </w:r>
          <w:r w:rsidDel="00000000" w:rsidR="00000000" w:rsidRPr="00000000">
            <w:rPr>
              <w:color w:val="000000"/>
              <w:rtl w:val="0"/>
            </w:rPr>
            <w:t xml:space="preserve">Khả năng kết quả</w:t>
            <w:tab/>
            <w:t xml:space="preserve">12</w:t>
          </w:r>
          <w:r w:rsidDel="00000000" w:rsidR="00000000" w:rsidRPr="00000000">
            <w:fldChar w:fldCharType="begin"/>
            <w:instrText xml:space="preserve"> HYPERLINK \l "_heading=h.pntd0lvwe77o"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b0453aovlrfb">
            <w:r w:rsidDel="00000000" w:rsidR="00000000" w:rsidRPr="00000000">
              <w:rPr>
                <w:color w:val="000000"/>
                <w:rtl w:val="0"/>
              </w:rPr>
              <w:t xml:space="preserve">2.3.5.</w:t>
            </w:r>
          </w:hyperlink>
          <w:hyperlink w:anchor="_heading=h.b0453aovlrfb">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_heading=h.b0453aovlrfb \h </w:instrText>
            <w:fldChar w:fldCharType="separate"/>
          </w:r>
          <w:r w:rsidDel="00000000" w:rsidR="00000000" w:rsidRPr="00000000">
            <w:rPr>
              <w:color w:val="000000"/>
              <w:rtl w:val="0"/>
            </w:rPr>
            <w:t xml:space="preserve">QUY TRÌNH QUẢN LÝ DỰ ÁN (AGILE SCRUM) (PROJECT MANAGEMENT PROCESS)</w:t>
            <w:tab/>
            <w:t xml:space="preserve">13</w:t>
          </w:r>
          <w:r w:rsidDel="00000000" w:rsidR="00000000" w:rsidRPr="00000000">
            <w:fldChar w:fldCharType="begin"/>
            <w:instrText xml:space="preserve"> HYPERLINK \l "_heading=h.b0453aovlrfb"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ohd16jj43fn8">
            <w:r w:rsidDel="00000000" w:rsidR="00000000" w:rsidRPr="00000000">
              <w:rPr>
                <w:color w:val="000000"/>
                <w:rtl w:val="0"/>
              </w:rPr>
              <w:t xml:space="preserve">2.3.5.1.</w:t>
            </w:r>
          </w:hyperlink>
          <w:hyperlink w:anchor="_heading=h.ohd16jj43fn8">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_heading=h.ohd16jj43fn8 \h </w:instrText>
            <w:fldChar w:fldCharType="separate"/>
          </w:r>
          <w:r w:rsidDel="00000000" w:rsidR="00000000" w:rsidRPr="00000000">
            <w:rPr>
              <w:color w:val="000000"/>
              <w:rtl w:val="0"/>
            </w:rPr>
            <w:t xml:space="preserve">Actors / Các tác nhân</w:t>
            <w:tab/>
            <w:t xml:space="preserve">13</w:t>
          </w:r>
          <w:r w:rsidDel="00000000" w:rsidR="00000000" w:rsidRPr="00000000">
            <w:fldChar w:fldCharType="begin"/>
            <w:instrText xml:space="preserve"> HYPERLINK \l "_heading=h.ohd16jj43fn8"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8398pgvojlek">
            <w:r w:rsidDel="00000000" w:rsidR="00000000" w:rsidRPr="00000000">
              <w:rPr>
                <w:color w:val="000000"/>
                <w:rtl w:val="0"/>
              </w:rPr>
              <w:t xml:space="preserve">2.3.5.2.</w:t>
            </w:r>
          </w:hyperlink>
          <w:hyperlink w:anchor="_heading=h.8398pgvojlek">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_heading=h.8398pgvojlek \h </w:instrText>
            <w:fldChar w:fldCharType="separate"/>
          </w:r>
          <w:r w:rsidDel="00000000" w:rsidR="00000000" w:rsidRPr="00000000">
            <w:rPr>
              <w:color w:val="000000"/>
              <w:rtl w:val="0"/>
            </w:rPr>
            <w:t xml:space="preserve">Mô tả quy trình</w:t>
            <w:tab/>
            <w:t xml:space="preserve">13</w:t>
          </w:r>
          <w:r w:rsidDel="00000000" w:rsidR="00000000" w:rsidRPr="00000000">
            <w:fldChar w:fldCharType="begin"/>
            <w:instrText xml:space="preserve"> HYPERLINK \l "_heading=h.8398pgvojlek"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fyavv5yvs1cd">
            <w:r w:rsidDel="00000000" w:rsidR="00000000" w:rsidRPr="00000000">
              <w:rPr>
                <w:color w:val="000000"/>
                <w:rtl w:val="0"/>
              </w:rPr>
              <w:t xml:space="preserve">2.3.5.3.</w:t>
            </w:r>
          </w:hyperlink>
          <w:hyperlink w:anchor="_heading=h.fyavv5yvs1cd">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_heading=h.fyavv5yvs1cd \h </w:instrText>
            <w:fldChar w:fldCharType="separate"/>
          </w:r>
          <w:r w:rsidDel="00000000" w:rsidR="00000000" w:rsidRPr="00000000">
            <w:rPr>
              <w:color w:val="000000"/>
              <w:rtl w:val="0"/>
            </w:rPr>
            <w:t xml:space="preserve">Đối tượng khách hàng</w:t>
            <w:tab/>
            <w:t xml:space="preserve">14</w:t>
          </w:r>
          <w:r w:rsidDel="00000000" w:rsidR="00000000" w:rsidRPr="00000000">
            <w:fldChar w:fldCharType="begin"/>
            <w:instrText xml:space="preserve"> HYPERLINK \l "_heading=h.fyavv5yvs1cd"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8f00z37d89jz">
            <w:r w:rsidDel="00000000" w:rsidR="00000000" w:rsidRPr="00000000">
              <w:rPr>
                <w:color w:val="000000"/>
                <w:rtl w:val="0"/>
              </w:rPr>
              <w:t xml:space="preserve">2.3.5.4.</w:t>
            </w:r>
          </w:hyperlink>
          <w:hyperlink w:anchor="_heading=h.8f00z37d89jz">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_heading=h.8f00z37d89jz \h </w:instrText>
            <w:fldChar w:fldCharType="separate"/>
          </w:r>
          <w:r w:rsidDel="00000000" w:rsidR="00000000" w:rsidRPr="00000000">
            <w:rPr>
              <w:color w:val="000000"/>
              <w:rtl w:val="0"/>
            </w:rPr>
            <w:t xml:space="preserve">Khả năng kết quả</w:t>
            <w:tab/>
            <w:t xml:space="preserve">14</w:t>
          </w:r>
          <w:r w:rsidDel="00000000" w:rsidR="00000000" w:rsidRPr="00000000">
            <w:fldChar w:fldCharType="begin"/>
            <w:instrText xml:space="preserve"> HYPERLINK \l "_heading=h.8f00z37d89jz"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6eevecp1qr9">
            <w:r w:rsidDel="00000000" w:rsidR="00000000" w:rsidRPr="00000000">
              <w:rPr>
                <w:color w:val="000000"/>
                <w:rtl w:val="0"/>
              </w:rPr>
              <w:t xml:space="preserve">2.3.6.</w:t>
            </w:r>
          </w:hyperlink>
          <w:hyperlink w:anchor="_heading=h.6eevecp1qr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_heading=h.6eevecp1qr9 \h </w:instrText>
            <w:fldChar w:fldCharType="separate"/>
          </w:r>
          <w:r w:rsidDel="00000000" w:rsidR="00000000" w:rsidRPr="00000000">
            <w:rPr>
              <w:color w:val="000000"/>
              <w:rtl w:val="0"/>
            </w:rPr>
            <w:t xml:space="preserve">QUY TRÌNH BẢO TRÌ &amp; HỖ TRỢ PHẦN MỀM (SOFTWARE MAINTENANCE &amp; SUPPORT PROCESS)</w:t>
            <w:tab/>
            <w:t xml:space="preserve">14</w:t>
          </w:r>
          <w:r w:rsidDel="00000000" w:rsidR="00000000" w:rsidRPr="00000000">
            <w:fldChar w:fldCharType="begin"/>
            <w:instrText xml:space="preserve"> HYPERLINK \l "_heading=h.6eevecp1qr9"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865z6fcefy1">
            <w:r w:rsidDel="00000000" w:rsidR="00000000" w:rsidRPr="00000000">
              <w:rPr>
                <w:color w:val="000000"/>
                <w:rtl w:val="0"/>
              </w:rPr>
              <w:t xml:space="preserve">2.3.6.1.</w:t>
            </w:r>
          </w:hyperlink>
          <w:hyperlink w:anchor="_heading=h.865z6fcefy1">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_heading=h.865z6fcefy1 \h </w:instrText>
            <w:fldChar w:fldCharType="separate"/>
          </w:r>
          <w:r w:rsidDel="00000000" w:rsidR="00000000" w:rsidRPr="00000000">
            <w:rPr>
              <w:color w:val="000000"/>
              <w:rtl w:val="0"/>
            </w:rPr>
            <w:t xml:space="preserve">Actors / Các tác nhân</w:t>
            <w:tab/>
            <w:t xml:space="preserve">14</w:t>
          </w:r>
          <w:r w:rsidDel="00000000" w:rsidR="00000000" w:rsidRPr="00000000">
            <w:fldChar w:fldCharType="begin"/>
            <w:instrText xml:space="preserve"> HYPERLINK \l "_heading=h.865z6fcefy1"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8ak4r0ghisow">
            <w:r w:rsidDel="00000000" w:rsidR="00000000" w:rsidRPr="00000000">
              <w:rPr>
                <w:color w:val="000000"/>
                <w:rtl w:val="0"/>
              </w:rPr>
              <w:t xml:space="preserve">2.3.6.2.</w:t>
            </w:r>
          </w:hyperlink>
          <w:hyperlink w:anchor="_heading=h.8ak4r0ghisow">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_heading=h.8ak4r0ghisow \h </w:instrText>
            <w:fldChar w:fldCharType="separate"/>
          </w:r>
          <w:r w:rsidDel="00000000" w:rsidR="00000000" w:rsidRPr="00000000">
            <w:rPr>
              <w:color w:val="000000"/>
              <w:rtl w:val="0"/>
            </w:rPr>
            <w:t xml:space="preserve">Mô tả quy trình</w:t>
            <w:tab/>
            <w:t xml:space="preserve">14</w:t>
          </w:r>
          <w:r w:rsidDel="00000000" w:rsidR="00000000" w:rsidRPr="00000000">
            <w:fldChar w:fldCharType="begin"/>
            <w:instrText xml:space="preserve"> HYPERLINK \l "_heading=h.8ak4r0ghisow"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rgen9uth7cqn">
            <w:r w:rsidDel="00000000" w:rsidR="00000000" w:rsidRPr="00000000">
              <w:rPr>
                <w:color w:val="000000"/>
                <w:rtl w:val="0"/>
              </w:rPr>
              <w:t xml:space="preserve">2.3.6.3.</w:t>
            </w:r>
          </w:hyperlink>
          <w:hyperlink w:anchor="_heading=h.rgen9uth7cqn">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_heading=h.rgen9uth7cqn \h </w:instrText>
            <w:fldChar w:fldCharType="separate"/>
          </w:r>
          <w:r w:rsidDel="00000000" w:rsidR="00000000" w:rsidRPr="00000000">
            <w:rPr>
              <w:color w:val="000000"/>
              <w:rtl w:val="0"/>
            </w:rPr>
            <w:t xml:space="preserve">Đối tượng khách hàng</w:t>
            <w:tab/>
            <w:t xml:space="preserve">15</w:t>
          </w:r>
          <w:r w:rsidDel="00000000" w:rsidR="00000000" w:rsidRPr="00000000">
            <w:fldChar w:fldCharType="begin"/>
            <w:instrText xml:space="preserve"> HYPERLINK \l "_heading=h.rgen9uth7cqn"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1v5jbw6dt6ui">
            <w:r w:rsidDel="00000000" w:rsidR="00000000" w:rsidRPr="00000000">
              <w:rPr>
                <w:color w:val="000000"/>
                <w:rtl w:val="0"/>
              </w:rPr>
              <w:t xml:space="preserve">2.3.6.4.</w:t>
            </w:r>
          </w:hyperlink>
          <w:hyperlink w:anchor="_heading=h.1v5jbw6dt6ui">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_heading=h.1v5jbw6dt6ui \h </w:instrText>
            <w:fldChar w:fldCharType="separate"/>
          </w:r>
          <w:r w:rsidDel="00000000" w:rsidR="00000000" w:rsidRPr="00000000">
            <w:rPr>
              <w:color w:val="000000"/>
              <w:rtl w:val="0"/>
            </w:rPr>
            <w:t xml:space="preserve">Khả năng kết quả</w:t>
            <w:tab/>
            <w:t xml:space="preserve">15</w:t>
          </w:r>
          <w:r w:rsidDel="00000000" w:rsidR="00000000" w:rsidRPr="00000000">
            <w:fldChar w:fldCharType="begin"/>
            <w:instrText xml:space="preserve"> HYPERLINK \l "_heading=h.1v5jbw6dt6ui"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qxa7c75ieow9">
            <w:r w:rsidDel="00000000" w:rsidR="00000000" w:rsidRPr="00000000">
              <w:rPr>
                <w:color w:val="000000"/>
                <w:rtl w:val="0"/>
              </w:rPr>
              <w:t xml:space="preserve">2.3.7.</w:t>
            </w:r>
          </w:hyperlink>
          <w:hyperlink w:anchor="_heading=h.qxa7c75ieow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_heading=h.qxa7c75ieow9 \h </w:instrText>
            <w:fldChar w:fldCharType="separate"/>
          </w:r>
          <w:r w:rsidDel="00000000" w:rsidR="00000000" w:rsidRPr="00000000">
            <w:rPr>
              <w:color w:val="000000"/>
              <w:rtl w:val="0"/>
            </w:rPr>
            <w:t xml:space="preserve">QUY TRÌNH TUYỂN DỤNG NHÂN SỰ (HR RECRUITMENT PROCESS)</w:t>
            <w:tab/>
            <w:t xml:space="preserve">15</w:t>
          </w:r>
          <w:r w:rsidDel="00000000" w:rsidR="00000000" w:rsidRPr="00000000">
            <w:fldChar w:fldCharType="begin"/>
            <w:instrText xml:space="preserve"> HYPERLINK \l "_heading=h.qxa7c75ieow9"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1767et7h92xo">
            <w:r w:rsidDel="00000000" w:rsidR="00000000" w:rsidRPr="00000000">
              <w:rPr>
                <w:color w:val="000000"/>
                <w:rtl w:val="0"/>
              </w:rPr>
              <w:t xml:space="preserve">2.3.7.1.</w:t>
            </w:r>
          </w:hyperlink>
          <w:hyperlink w:anchor="_heading=h.1767et7h92xo">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_heading=h.1767et7h92xo \h </w:instrText>
            <w:fldChar w:fldCharType="separate"/>
          </w:r>
          <w:r w:rsidDel="00000000" w:rsidR="00000000" w:rsidRPr="00000000">
            <w:rPr>
              <w:color w:val="000000"/>
              <w:rtl w:val="0"/>
            </w:rPr>
            <w:t xml:space="preserve">Actors / Các tác nhân</w:t>
            <w:tab/>
            <w:t xml:space="preserve">15</w:t>
          </w:r>
          <w:r w:rsidDel="00000000" w:rsidR="00000000" w:rsidRPr="00000000">
            <w:fldChar w:fldCharType="begin"/>
            <w:instrText xml:space="preserve"> HYPERLINK \l "_heading=h.1767et7h92xo"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yplqrt9wsed">
            <w:r w:rsidDel="00000000" w:rsidR="00000000" w:rsidRPr="00000000">
              <w:rPr>
                <w:color w:val="000000"/>
                <w:rtl w:val="0"/>
              </w:rPr>
              <w:t xml:space="preserve">2.3.7.2.</w:t>
            </w:r>
          </w:hyperlink>
          <w:hyperlink w:anchor="_heading=h.yplqrt9wsed">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_heading=h.yplqrt9wsed \h </w:instrText>
            <w:fldChar w:fldCharType="separate"/>
          </w:r>
          <w:r w:rsidDel="00000000" w:rsidR="00000000" w:rsidRPr="00000000">
            <w:rPr>
              <w:color w:val="000000"/>
              <w:rtl w:val="0"/>
            </w:rPr>
            <w:t xml:space="preserve">Mô tả quy trình</w:t>
            <w:tab/>
            <w:t xml:space="preserve">16</w:t>
          </w:r>
          <w:r w:rsidDel="00000000" w:rsidR="00000000" w:rsidRPr="00000000">
            <w:fldChar w:fldCharType="begin"/>
            <w:instrText xml:space="preserve"> HYPERLINK \l "_heading=h.yplqrt9wsed"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6j5w70taommi">
            <w:r w:rsidDel="00000000" w:rsidR="00000000" w:rsidRPr="00000000">
              <w:rPr>
                <w:color w:val="000000"/>
                <w:rtl w:val="0"/>
              </w:rPr>
              <w:t xml:space="preserve">2.3.7.3.</w:t>
            </w:r>
          </w:hyperlink>
          <w:hyperlink w:anchor="_heading=h.6j5w70taommi">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_heading=h.6j5w70taommi \h </w:instrText>
            <w:fldChar w:fldCharType="separate"/>
          </w:r>
          <w:r w:rsidDel="00000000" w:rsidR="00000000" w:rsidRPr="00000000">
            <w:rPr>
              <w:color w:val="000000"/>
              <w:rtl w:val="0"/>
            </w:rPr>
            <w:t xml:space="preserve">Đối tượng khách hàng</w:t>
            <w:tab/>
            <w:t xml:space="preserve">17</w:t>
          </w:r>
          <w:r w:rsidDel="00000000" w:rsidR="00000000" w:rsidRPr="00000000">
            <w:fldChar w:fldCharType="begin"/>
            <w:instrText xml:space="preserve"> HYPERLINK \l "_heading=h.6j5w70taommi"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c21tzvjrvh89">
            <w:r w:rsidDel="00000000" w:rsidR="00000000" w:rsidRPr="00000000">
              <w:rPr>
                <w:color w:val="000000"/>
                <w:rtl w:val="0"/>
              </w:rPr>
              <w:t xml:space="preserve">2.3.7.4.</w:t>
            </w:r>
          </w:hyperlink>
          <w:hyperlink w:anchor="_heading=h.c21tzvjrvh8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_heading=h.c21tzvjrvh89 \h </w:instrText>
            <w:fldChar w:fldCharType="separate"/>
          </w:r>
          <w:r w:rsidDel="00000000" w:rsidR="00000000" w:rsidRPr="00000000">
            <w:rPr>
              <w:color w:val="000000"/>
              <w:rtl w:val="0"/>
            </w:rPr>
            <w:t xml:space="preserve">Khả năng kết quả</w:t>
            <w:tab/>
            <w:t xml:space="preserve">17</w:t>
          </w:r>
          <w:r w:rsidDel="00000000" w:rsidR="00000000" w:rsidRPr="00000000">
            <w:fldChar w:fldCharType="begin"/>
            <w:instrText xml:space="preserve"> HYPERLINK \l "_heading=h.c21tzvjrvh89"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4ki0qojbzlcs">
            <w:r w:rsidDel="00000000" w:rsidR="00000000" w:rsidRPr="00000000">
              <w:rPr>
                <w:color w:val="000000"/>
                <w:rtl w:val="0"/>
              </w:rPr>
              <w:t xml:space="preserve">2.3.8.</w:t>
            </w:r>
          </w:hyperlink>
          <w:hyperlink w:anchor="_heading=h.4ki0qojbzlc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_heading=h.4ki0qojbzlcs \h </w:instrText>
            <w:fldChar w:fldCharType="separate"/>
          </w:r>
          <w:r w:rsidDel="00000000" w:rsidR="00000000" w:rsidRPr="00000000">
            <w:rPr>
              <w:color w:val="000000"/>
              <w:rtl w:val="0"/>
            </w:rPr>
            <w:t xml:space="preserve">QUY TRÌNH QUẢN LÝ &amp; KIỂM SOÁT TÀI SẢN (ASSETS CONTROL MANAGEMENT)</w:t>
            <w:tab/>
            <w:t xml:space="preserve">17</w:t>
          </w:r>
          <w:r w:rsidDel="00000000" w:rsidR="00000000" w:rsidRPr="00000000">
            <w:fldChar w:fldCharType="begin"/>
            <w:instrText xml:space="preserve"> HYPERLINK \l "_heading=h.4ki0qojbzlcs"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p7is85uvie9p">
            <w:r w:rsidDel="00000000" w:rsidR="00000000" w:rsidRPr="00000000">
              <w:rPr>
                <w:color w:val="000000"/>
                <w:rtl w:val="0"/>
              </w:rPr>
              <w:t xml:space="preserve">2.3.8.1.</w:t>
            </w:r>
          </w:hyperlink>
          <w:hyperlink w:anchor="_heading=h.p7is85uvie9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_heading=h.p7is85uvie9p \h </w:instrText>
            <w:fldChar w:fldCharType="separate"/>
          </w:r>
          <w:r w:rsidDel="00000000" w:rsidR="00000000" w:rsidRPr="00000000">
            <w:rPr>
              <w:color w:val="000000"/>
              <w:rtl w:val="0"/>
            </w:rPr>
            <w:t xml:space="preserve">Actors / Các tác nhân</w:t>
            <w:tab/>
            <w:t xml:space="preserve">17</w:t>
          </w:r>
          <w:r w:rsidDel="00000000" w:rsidR="00000000" w:rsidRPr="00000000">
            <w:fldChar w:fldCharType="begin"/>
            <w:instrText xml:space="preserve"> HYPERLINK \l "_heading=h.p7is85uvie9p"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vfchkfv1v918">
            <w:r w:rsidDel="00000000" w:rsidR="00000000" w:rsidRPr="00000000">
              <w:rPr>
                <w:color w:val="000000"/>
                <w:rtl w:val="0"/>
              </w:rPr>
              <w:t xml:space="preserve">2.3.8.2.</w:t>
            </w:r>
          </w:hyperlink>
          <w:hyperlink w:anchor="_heading=h.vfchkfv1v918">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_heading=h.vfchkfv1v918 \h </w:instrText>
            <w:fldChar w:fldCharType="separate"/>
          </w:r>
          <w:r w:rsidDel="00000000" w:rsidR="00000000" w:rsidRPr="00000000">
            <w:rPr>
              <w:color w:val="000000"/>
              <w:rtl w:val="0"/>
            </w:rPr>
            <w:t xml:space="preserve">Mô tả quy trình</w:t>
            <w:tab/>
            <w:t xml:space="preserve">17</w:t>
          </w:r>
          <w:r w:rsidDel="00000000" w:rsidR="00000000" w:rsidRPr="00000000">
            <w:fldChar w:fldCharType="begin"/>
            <w:instrText xml:space="preserve"> HYPERLINK \l "_heading=h.vfchkfv1v918"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g2vo1upb8612">
            <w:r w:rsidDel="00000000" w:rsidR="00000000" w:rsidRPr="00000000">
              <w:rPr>
                <w:color w:val="000000"/>
                <w:rtl w:val="0"/>
              </w:rPr>
              <w:t xml:space="preserve">2.3.8.3.</w:t>
            </w:r>
          </w:hyperlink>
          <w:hyperlink w:anchor="_heading=h.g2vo1upb8612">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_heading=h.g2vo1upb8612 \h </w:instrText>
            <w:fldChar w:fldCharType="separate"/>
          </w:r>
          <w:r w:rsidDel="00000000" w:rsidR="00000000" w:rsidRPr="00000000">
            <w:rPr>
              <w:color w:val="000000"/>
              <w:rtl w:val="0"/>
            </w:rPr>
            <w:t xml:space="preserve">Đối tượng khách hàng</w:t>
            <w:tab/>
            <w:t xml:space="preserve">18</w:t>
          </w:r>
          <w:r w:rsidDel="00000000" w:rsidR="00000000" w:rsidRPr="00000000">
            <w:fldChar w:fldCharType="begin"/>
            <w:instrText xml:space="preserve"> HYPERLINK \l "_heading=h.g2vo1upb8612"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t5lie279755w">
            <w:r w:rsidDel="00000000" w:rsidR="00000000" w:rsidRPr="00000000">
              <w:rPr>
                <w:color w:val="000000"/>
                <w:rtl w:val="0"/>
              </w:rPr>
              <w:t xml:space="preserve">2.3.8.4.</w:t>
            </w:r>
          </w:hyperlink>
          <w:hyperlink w:anchor="_heading=h.t5lie279755w">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_heading=h.t5lie279755w \h </w:instrText>
            <w:fldChar w:fldCharType="separate"/>
          </w:r>
          <w:r w:rsidDel="00000000" w:rsidR="00000000" w:rsidRPr="00000000">
            <w:rPr>
              <w:color w:val="000000"/>
              <w:rtl w:val="0"/>
            </w:rPr>
            <w:t xml:space="preserve">Khả năng kết quả</w:t>
            <w:tab/>
            <w:t xml:space="preserve">18</w:t>
          </w:r>
          <w:r w:rsidDel="00000000" w:rsidR="00000000" w:rsidRPr="00000000">
            <w:fldChar w:fldCharType="begin"/>
            <w:instrText xml:space="preserve"> HYPERLINK \l "_heading=h.t5lie279755w"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8dt17o9fvrm9">
            <w:r w:rsidDel="00000000" w:rsidR="00000000" w:rsidRPr="00000000">
              <w:rPr>
                <w:color w:val="000000"/>
                <w:rtl w:val="0"/>
              </w:rPr>
              <w:t xml:space="preserve">2.3.9.</w:t>
            </w:r>
          </w:hyperlink>
          <w:hyperlink w:anchor="_heading=h.8dt17o9fvrm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_heading=h.8dt17o9fvrm9 \h </w:instrText>
            <w:fldChar w:fldCharType="separate"/>
          </w:r>
          <w:r w:rsidDel="00000000" w:rsidR="00000000" w:rsidRPr="00000000">
            <w:rPr>
              <w:color w:val="000000"/>
              <w:rtl w:val="0"/>
            </w:rPr>
            <w:t xml:space="preserve">QUY TRÌNH QUẢN LÝ CÀI ĐẶT PHẦN MỀM (SOFTWARE INSTALLATION MANAGEMENT PROCESS)</w:t>
            <w:tab/>
            <w:t xml:space="preserve">18</w:t>
          </w:r>
          <w:r w:rsidDel="00000000" w:rsidR="00000000" w:rsidRPr="00000000">
            <w:fldChar w:fldCharType="begin"/>
            <w:instrText xml:space="preserve"> HYPERLINK \l "_heading=h.8dt17o9fvrm9"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e5akd9qz4lj3">
            <w:r w:rsidDel="00000000" w:rsidR="00000000" w:rsidRPr="00000000">
              <w:rPr>
                <w:color w:val="000000"/>
                <w:rtl w:val="0"/>
              </w:rPr>
              <w:t xml:space="preserve">2.3.9.1.</w:t>
            </w:r>
          </w:hyperlink>
          <w:hyperlink w:anchor="_heading=h.e5akd9qz4lj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_heading=h.e5akd9qz4lj3 \h </w:instrText>
            <w:fldChar w:fldCharType="separate"/>
          </w:r>
          <w:r w:rsidDel="00000000" w:rsidR="00000000" w:rsidRPr="00000000">
            <w:rPr>
              <w:color w:val="000000"/>
              <w:rtl w:val="0"/>
            </w:rPr>
            <w:t xml:space="preserve">Actors / Các tác nhân</w:t>
            <w:tab/>
            <w:t xml:space="preserve">18</w:t>
          </w:r>
          <w:r w:rsidDel="00000000" w:rsidR="00000000" w:rsidRPr="00000000">
            <w:fldChar w:fldCharType="begin"/>
            <w:instrText xml:space="preserve"> HYPERLINK \l "_heading=h.e5akd9qz4lj3"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2c9cpxi23jzb">
            <w:r w:rsidDel="00000000" w:rsidR="00000000" w:rsidRPr="00000000">
              <w:rPr>
                <w:color w:val="000000"/>
                <w:rtl w:val="0"/>
              </w:rPr>
              <w:t xml:space="preserve">2.3.9.2.</w:t>
            </w:r>
          </w:hyperlink>
          <w:hyperlink w:anchor="_heading=h.2c9cpxi23jzb">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_heading=h.2c9cpxi23jzb \h </w:instrText>
            <w:fldChar w:fldCharType="separate"/>
          </w:r>
          <w:r w:rsidDel="00000000" w:rsidR="00000000" w:rsidRPr="00000000">
            <w:rPr>
              <w:color w:val="000000"/>
              <w:rtl w:val="0"/>
            </w:rPr>
            <w:t xml:space="preserve">Mô tả quy trình</w:t>
            <w:tab/>
            <w:t xml:space="preserve">19</w:t>
          </w:r>
          <w:r w:rsidDel="00000000" w:rsidR="00000000" w:rsidRPr="00000000">
            <w:fldChar w:fldCharType="begin"/>
            <w:instrText xml:space="preserve"> HYPERLINK \l "_heading=h.2c9cpxi23jzb"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ls3s7cnbs3ve">
            <w:r w:rsidDel="00000000" w:rsidR="00000000" w:rsidRPr="00000000">
              <w:rPr>
                <w:color w:val="000000"/>
                <w:rtl w:val="0"/>
              </w:rPr>
              <w:t xml:space="preserve">2.3.9.3.</w:t>
            </w:r>
          </w:hyperlink>
          <w:hyperlink w:anchor="_heading=h.ls3s7cnbs3ve">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_heading=h.ls3s7cnbs3ve \h </w:instrText>
            <w:fldChar w:fldCharType="separate"/>
          </w:r>
          <w:r w:rsidDel="00000000" w:rsidR="00000000" w:rsidRPr="00000000">
            <w:rPr>
              <w:color w:val="000000"/>
              <w:rtl w:val="0"/>
            </w:rPr>
            <w:t xml:space="preserve">Đối tượng khách hàng</w:t>
            <w:tab/>
            <w:t xml:space="preserve">19</w:t>
          </w:r>
          <w:r w:rsidDel="00000000" w:rsidR="00000000" w:rsidRPr="00000000">
            <w:fldChar w:fldCharType="begin"/>
            <w:instrText xml:space="preserve"> HYPERLINK \l "_heading=h.ls3s7cnbs3ve"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egruh2g21tjp">
            <w:r w:rsidDel="00000000" w:rsidR="00000000" w:rsidRPr="00000000">
              <w:rPr>
                <w:color w:val="000000"/>
                <w:rtl w:val="0"/>
              </w:rPr>
              <w:t xml:space="preserve">2.3.9.4.</w:t>
            </w:r>
          </w:hyperlink>
          <w:hyperlink w:anchor="_heading=h.egruh2g21tj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_heading=h.egruh2g21tjp \h </w:instrText>
            <w:fldChar w:fldCharType="separate"/>
          </w:r>
          <w:r w:rsidDel="00000000" w:rsidR="00000000" w:rsidRPr="00000000">
            <w:rPr>
              <w:color w:val="000000"/>
              <w:rtl w:val="0"/>
            </w:rPr>
            <w:t xml:space="preserve">Khả năng kết quả</w:t>
            <w:tab/>
            <w:t xml:space="preserve">19</w:t>
          </w:r>
          <w:r w:rsidDel="00000000" w:rsidR="00000000" w:rsidRPr="00000000">
            <w:fldChar w:fldCharType="begin"/>
            <w:instrText xml:space="preserve"> HYPERLINK \l "_heading=h.egruh2g21tjp"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168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j45odexve1vv">
            <w:r w:rsidDel="00000000" w:rsidR="00000000" w:rsidRPr="00000000">
              <w:rPr>
                <w:color w:val="000000"/>
                <w:rtl w:val="0"/>
              </w:rPr>
              <w:t xml:space="preserve">2.3.10.</w:t>
            </w:r>
          </w:hyperlink>
          <w:hyperlink w:anchor="_heading=h.j45odexve1vv">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_heading=h.j45odexve1vv \h </w:instrText>
            <w:fldChar w:fldCharType="separate"/>
          </w:r>
          <w:r w:rsidDel="00000000" w:rsidR="00000000" w:rsidRPr="00000000">
            <w:rPr>
              <w:color w:val="000000"/>
              <w:rtl w:val="0"/>
            </w:rPr>
            <w:t xml:space="preserve">Quy trình quản lý mua sắm (Purchasing Management Process)</w:t>
            <w:tab/>
            <w:t xml:space="preserve">20</w:t>
          </w:r>
          <w:r w:rsidDel="00000000" w:rsidR="00000000" w:rsidRPr="00000000">
            <w:fldChar w:fldCharType="begin"/>
            <w:instrText xml:space="preserve"> HYPERLINK \l "_heading=h.j45odexve1vv"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1956"/>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kgdb0pjplotc">
            <w:r w:rsidDel="00000000" w:rsidR="00000000" w:rsidRPr="00000000">
              <w:rPr>
                <w:color w:val="000000"/>
                <w:rtl w:val="0"/>
              </w:rPr>
              <w:t xml:space="preserve">2.3.10.1.</w:t>
            </w:r>
          </w:hyperlink>
          <w:hyperlink w:anchor="_heading=h.kgdb0pjplotc">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_heading=h.kgdb0pjplotc \h </w:instrText>
            <w:fldChar w:fldCharType="separate"/>
          </w:r>
          <w:r w:rsidDel="00000000" w:rsidR="00000000" w:rsidRPr="00000000">
            <w:rPr>
              <w:color w:val="000000"/>
              <w:rtl w:val="0"/>
            </w:rPr>
            <w:t xml:space="preserve">Actors / Các tác nhân</w:t>
            <w:tab/>
            <w:t xml:space="preserve">20</w:t>
          </w:r>
          <w:r w:rsidDel="00000000" w:rsidR="00000000" w:rsidRPr="00000000">
            <w:fldChar w:fldCharType="begin"/>
            <w:instrText xml:space="preserve"> HYPERLINK \l "_heading=h.kgdb0pjplotc"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1956"/>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1sx6m2wgzqo">
            <w:r w:rsidDel="00000000" w:rsidR="00000000" w:rsidRPr="00000000">
              <w:rPr>
                <w:color w:val="000000"/>
                <w:rtl w:val="0"/>
              </w:rPr>
              <w:t xml:space="preserve">2.3.10.2.</w:t>
            </w:r>
          </w:hyperlink>
          <w:hyperlink w:anchor="_heading=h.1sx6m2wgzqo">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_heading=h.1sx6m2wgzqo \h </w:instrText>
            <w:fldChar w:fldCharType="separate"/>
          </w:r>
          <w:r w:rsidDel="00000000" w:rsidR="00000000" w:rsidRPr="00000000">
            <w:rPr>
              <w:color w:val="000000"/>
              <w:rtl w:val="0"/>
            </w:rPr>
            <w:t xml:space="preserve">Mô tả quy trình</w:t>
            <w:tab/>
            <w:t xml:space="preserve">20</w:t>
          </w:r>
          <w:r w:rsidDel="00000000" w:rsidR="00000000" w:rsidRPr="00000000">
            <w:fldChar w:fldCharType="begin"/>
            <w:instrText xml:space="preserve"> HYPERLINK \l "_heading=h.1sx6m2wgzqo"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1956"/>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4l99p8l5nwdn">
            <w:r w:rsidDel="00000000" w:rsidR="00000000" w:rsidRPr="00000000">
              <w:rPr>
                <w:color w:val="000000"/>
                <w:rtl w:val="0"/>
              </w:rPr>
              <w:t xml:space="preserve">2.3.10.3.</w:t>
            </w:r>
          </w:hyperlink>
          <w:hyperlink w:anchor="_heading=h.4l99p8l5nwdn">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_heading=h.4l99p8l5nwdn \h </w:instrText>
            <w:fldChar w:fldCharType="separate"/>
          </w:r>
          <w:r w:rsidDel="00000000" w:rsidR="00000000" w:rsidRPr="00000000">
            <w:rPr>
              <w:color w:val="000000"/>
              <w:rtl w:val="0"/>
            </w:rPr>
            <w:t xml:space="preserve">Đối tượng khách hàng</w:t>
            <w:tab/>
            <w:t xml:space="preserve">21</w:t>
          </w:r>
          <w:r w:rsidDel="00000000" w:rsidR="00000000" w:rsidRPr="00000000">
            <w:fldChar w:fldCharType="begin"/>
            <w:instrText xml:space="preserve"> HYPERLINK \l "_heading=h.4l99p8l5nwdn"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1956"/>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8d9aqc9b05gj">
            <w:r w:rsidDel="00000000" w:rsidR="00000000" w:rsidRPr="00000000">
              <w:rPr>
                <w:color w:val="000000"/>
                <w:rtl w:val="0"/>
              </w:rPr>
              <w:t xml:space="preserve">2.3.10.4.</w:t>
            </w:r>
          </w:hyperlink>
          <w:hyperlink w:anchor="_heading=h.8d9aqc9b05g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_heading=h.8d9aqc9b05gj \h </w:instrText>
            <w:fldChar w:fldCharType="separate"/>
          </w:r>
          <w:r w:rsidDel="00000000" w:rsidR="00000000" w:rsidRPr="00000000">
            <w:rPr>
              <w:color w:val="000000"/>
              <w:rtl w:val="0"/>
            </w:rPr>
            <w:t xml:space="preserve">Khả năng kết quả</w:t>
            <w:tab/>
            <w:t xml:space="preserve">21</w:t>
          </w:r>
          <w:r w:rsidDel="00000000" w:rsidR="00000000" w:rsidRPr="00000000">
            <w:fldChar w:fldCharType="begin"/>
            <w:instrText xml:space="preserve"> HYPERLINK \l "_heading=h.8d9aqc9b05gj"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1440"/>
              <w:tab w:val="right" w:leader="none" w:pos="8777"/>
            </w:tabs>
            <w:spacing w:after="100" w:lineRule="auto"/>
            <w:rPr>
              <w:rFonts w:ascii="Calibri" w:cs="Calibri" w:eastAsia="Calibri" w:hAnsi="Calibri"/>
              <w:color w:val="000000"/>
              <w:sz w:val="24"/>
              <w:szCs w:val="24"/>
            </w:rPr>
          </w:pPr>
          <w:r w:rsidDel="00000000" w:rsidR="00000000" w:rsidRPr="00000000">
            <w:fldChar w:fldCharType="end"/>
          </w:r>
          <w:hyperlink w:anchor="_heading=h.88dshutn07mq">
            <w:r w:rsidDel="00000000" w:rsidR="00000000" w:rsidRPr="00000000">
              <w:rPr>
                <w:color w:val="000000"/>
                <w:rtl w:val="0"/>
              </w:rPr>
              <w:t xml:space="preserve">Chương 3.</w:t>
            </w:r>
          </w:hyperlink>
          <w:hyperlink w:anchor="_heading=h.88dshutn07mq">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_heading=h.88dshutn07mq \h </w:instrText>
            <w:fldChar w:fldCharType="separate"/>
          </w:r>
          <w:r w:rsidDel="00000000" w:rsidR="00000000" w:rsidRPr="00000000">
            <w:rPr>
              <w:color w:val="000000"/>
              <w:rtl w:val="0"/>
            </w:rPr>
            <w:t xml:space="preserve">MÔ HÌNH HÓA VÀ PHƯƠNG PHÁP THỰC HIỆN</w:t>
            <w:tab/>
            <w:t xml:space="preserve">22</w:t>
          </w:r>
          <w:r w:rsidDel="00000000" w:rsidR="00000000" w:rsidRPr="00000000">
            <w:fldChar w:fldCharType="begin"/>
            <w:instrText xml:space="preserve"> HYPERLINK \l "_heading=h.88dshutn07mq"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9w4l7yyhhf7a">
            <w:r w:rsidDel="00000000" w:rsidR="00000000" w:rsidRPr="00000000">
              <w:rPr>
                <w:rFonts w:ascii="Times New Roman" w:cs="Times New Roman" w:eastAsia="Times New Roman" w:hAnsi="Times New Roman"/>
                <w:color w:val="000000"/>
                <w:rtl w:val="0"/>
              </w:rPr>
              <w:t xml:space="preserve">3.1.</w:t>
            </w:r>
          </w:hyperlink>
          <w:hyperlink w:anchor="_heading=h.9w4l7yyhhf7a">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_heading=h.9w4l7yyhhf7a \h </w:instrText>
            <w:fldChar w:fldCharType="separate"/>
          </w:r>
          <w:r w:rsidDel="00000000" w:rsidR="00000000" w:rsidRPr="00000000">
            <w:rPr>
              <w:rFonts w:ascii="Times New Roman" w:cs="Times New Roman" w:eastAsia="Times New Roman" w:hAnsi="Times New Roman"/>
              <w:color w:val="000000"/>
              <w:rtl w:val="0"/>
            </w:rPr>
            <w:t xml:space="preserve">QUY TRÌNH QUẢN LÝ CHẤT LƯỢNG (QUALITY MANAGEMENT PROCESS)</w:t>
          </w:r>
          <w:r w:rsidDel="00000000" w:rsidR="00000000" w:rsidRPr="00000000">
            <w:rPr>
              <w:color w:val="000000"/>
              <w:rtl w:val="0"/>
            </w:rPr>
            <w:tab/>
            <w:t xml:space="preserve">22</w:t>
          </w:r>
          <w:r w:rsidDel="00000000" w:rsidR="00000000" w:rsidRPr="00000000">
            <w:fldChar w:fldCharType="begin"/>
            <w:instrText xml:space="preserve"> HYPERLINK \l "_heading=h.9w4l7yyhhf7a"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uzq39vl7dysf">
            <w:r w:rsidDel="00000000" w:rsidR="00000000" w:rsidRPr="00000000">
              <w:rPr>
                <w:rFonts w:ascii="Times New Roman" w:cs="Times New Roman" w:eastAsia="Times New Roman" w:hAnsi="Times New Roman"/>
                <w:color w:val="000000"/>
                <w:rtl w:val="0"/>
              </w:rPr>
              <w:t xml:space="preserve">3.1.1.</w:t>
            </w:r>
          </w:hyperlink>
          <w:hyperlink w:anchor="_heading=h.uzq39vl7dysf">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_heading=h.uzq39vl7dysf \h </w:instrText>
            <w:fldChar w:fldCharType="separate"/>
          </w:r>
          <w:r w:rsidDel="00000000" w:rsidR="00000000" w:rsidRPr="00000000">
            <w:rPr>
              <w:rFonts w:ascii="Times New Roman" w:cs="Times New Roman" w:eastAsia="Times New Roman" w:hAnsi="Times New Roman"/>
              <w:color w:val="000000"/>
              <w:rtl w:val="0"/>
            </w:rPr>
            <w:t xml:space="preserve">Mô hình hóa quy trình</w:t>
          </w:r>
          <w:r w:rsidDel="00000000" w:rsidR="00000000" w:rsidRPr="00000000">
            <w:rPr>
              <w:color w:val="000000"/>
              <w:rtl w:val="0"/>
            </w:rPr>
            <w:tab/>
            <w:t xml:space="preserve">22</w:t>
          </w:r>
          <w:r w:rsidDel="00000000" w:rsidR="00000000" w:rsidRPr="00000000">
            <w:fldChar w:fldCharType="begin"/>
            <w:instrText xml:space="preserve"> HYPERLINK \l "_heading=h.uzq39vl7dysf"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g62qkbpf2ya">
            <w:r w:rsidDel="00000000" w:rsidR="00000000" w:rsidRPr="00000000">
              <w:rPr>
                <w:color w:val="000000"/>
                <w:rtl w:val="0"/>
              </w:rPr>
              <w:t xml:space="preserve">3.1.1.1.</w:t>
            </w:r>
          </w:hyperlink>
          <w:hyperlink w:anchor="_heading=h.g62qkbpf2ya">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_heading=h.g62qkbpf2ya \h </w:instrText>
            <w:fldChar w:fldCharType="separate"/>
          </w:r>
          <w:r w:rsidDel="00000000" w:rsidR="00000000" w:rsidRPr="00000000">
            <w:rPr>
              <w:color w:val="000000"/>
              <w:rtl w:val="0"/>
            </w:rPr>
            <w:t xml:space="preserve">Tổng quan quy trình</w:t>
            <w:tab/>
            <w:t xml:space="preserve">22</w:t>
          </w:r>
          <w:r w:rsidDel="00000000" w:rsidR="00000000" w:rsidRPr="00000000">
            <w:fldChar w:fldCharType="begin"/>
            <w:instrText xml:space="preserve"> HYPERLINK \l "_heading=h.g62qkbpf2ya"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d88hy6em2vak">
            <w:r w:rsidDel="00000000" w:rsidR="00000000" w:rsidRPr="00000000">
              <w:rPr>
                <w:color w:val="000000"/>
                <w:rtl w:val="0"/>
              </w:rPr>
              <w:t xml:space="preserve">3.1.1.2.</w:t>
            </w:r>
          </w:hyperlink>
          <w:hyperlink w:anchor="_heading=h.d88hy6em2vak">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_heading=h.d88hy6em2vak \h </w:instrText>
            <w:fldChar w:fldCharType="separate"/>
          </w:r>
          <w:r w:rsidDel="00000000" w:rsidR="00000000" w:rsidRPr="00000000">
            <w:rPr>
              <w:color w:val="000000"/>
              <w:rtl w:val="0"/>
            </w:rPr>
            <w:t xml:space="preserve">Mô hình BPMN chi tiết</w:t>
            <w:tab/>
            <w:t xml:space="preserve">22</w:t>
          </w:r>
          <w:r w:rsidDel="00000000" w:rsidR="00000000" w:rsidRPr="00000000">
            <w:fldChar w:fldCharType="begin"/>
            <w:instrText xml:space="preserve"> HYPERLINK \l "_heading=h.d88hy6em2vak"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20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zde2eyecm7w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_heading=h.zde2eyecm7w3 \h </w:instrText>
            <w:fldChar w:fldCharType="separate"/>
          </w:r>
          <w:r w:rsidDel="00000000" w:rsidR="00000000" w:rsidRPr="00000000">
            <w:rPr>
              <w:color w:val="000000"/>
              <w:rtl w:val="0"/>
            </w:rPr>
            <w:t xml:space="preserve">Độ phức tạp</w:t>
            <w:tab/>
            <w:t xml:space="preserve">22</w:t>
          </w:r>
          <w:r w:rsidDel="00000000" w:rsidR="00000000" w:rsidRPr="00000000">
            <w:fldChar w:fldCharType="begin"/>
            <w:instrText xml:space="preserve"> HYPERLINK \l "_heading=h.zde2eyecm7w3"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zde2eyecm7w3">
            <w:r w:rsidDel="00000000" w:rsidR="00000000" w:rsidRPr="00000000">
              <w:rPr>
                <w:color w:val="000000"/>
                <w:rtl w:val="0"/>
              </w:rPr>
              <w:t xml:space="preserve">3.1.1.3.</w:t>
              <w:tab/>
              <w:t xml:space="preserve">22</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hyperlink w:anchor="_heading=h.n7g8e76cm1te">
            <w:r w:rsidDel="00000000" w:rsidR="00000000" w:rsidRPr="00000000">
              <w:rPr>
                <w:color w:val="000000"/>
                <w:rtl w:val="0"/>
              </w:rPr>
              <w:t xml:space="preserve">3.1.2.</w:t>
            </w:r>
          </w:hyperlink>
          <w:hyperlink w:anchor="_heading=h.n7g8e76cm1te">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_heading=h.n7g8e76cm1te \h </w:instrText>
            <w:fldChar w:fldCharType="separate"/>
          </w:r>
          <w:r w:rsidDel="00000000" w:rsidR="00000000" w:rsidRPr="00000000">
            <w:rPr>
              <w:color w:val="000000"/>
              <w:rtl w:val="0"/>
            </w:rPr>
            <w:t xml:space="preserve">Mô tả quy trình hiện có</w:t>
            <w:tab/>
            <w:t xml:space="preserve">22</w:t>
          </w:r>
          <w:r w:rsidDel="00000000" w:rsidR="00000000" w:rsidRPr="00000000">
            <w:fldChar w:fldCharType="begin"/>
            <w:instrText xml:space="preserve"> HYPERLINK \l "_heading=h.n7g8e76cm1te"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27nox7ao3yd3">
            <w:r w:rsidDel="00000000" w:rsidR="00000000" w:rsidRPr="00000000">
              <w:rPr>
                <w:color w:val="000000"/>
                <w:rtl w:val="0"/>
              </w:rPr>
              <w:t xml:space="preserve">3.1.3.</w:t>
            </w:r>
          </w:hyperlink>
          <w:hyperlink w:anchor="_heading=h.27nox7ao3yd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_heading=h.27nox7ao3yd3 \h </w:instrText>
            <w:fldChar w:fldCharType="separate"/>
          </w:r>
          <w:r w:rsidDel="00000000" w:rsidR="00000000" w:rsidRPr="00000000">
            <w:rPr>
              <w:color w:val="000000"/>
              <w:rtl w:val="0"/>
            </w:rPr>
            <w:t xml:space="preserve">Sơ đồ tổ chức</w:t>
            <w:tab/>
            <w:t xml:space="preserve">23</w:t>
          </w:r>
          <w:r w:rsidDel="00000000" w:rsidR="00000000" w:rsidRPr="00000000">
            <w:fldChar w:fldCharType="begin"/>
            <w:instrText xml:space="preserve"> HYPERLINK \l "_heading=h.27nox7ao3yd3"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ylnaz0ogizvx">
            <w:r w:rsidDel="00000000" w:rsidR="00000000" w:rsidRPr="00000000">
              <w:rPr>
                <w:color w:val="000000"/>
                <w:rtl w:val="0"/>
              </w:rPr>
              <w:t xml:space="preserve">3.1.4.</w:t>
            </w:r>
          </w:hyperlink>
          <w:hyperlink w:anchor="_heading=h.ylnaz0ogizv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_heading=h.ylnaz0ogizvx \h </w:instrText>
            <w:fldChar w:fldCharType="separate"/>
          </w:r>
          <w:r w:rsidDel="00000000" w:rsidR="00000000" w:rsidRPr="00000000">
            <w:rPr>
              <w:color w:val="000000"/>
              <w:rtl w:val="0"/>
            </w:rPr>
            <w:t xml:space="preserve">Kế hoạch làm việc</w:t>
            <w:tab/>
            <w:t xml:space="preserve">23</w:t>
          </w:r>
          <w:r w:rsidDel="00000000" w:rsidR="00000000" w:rsidRPr="00000000">
            <w:fldChar w:fldCharType="begin"/>
            <w:instrText xml:space="preserve"> HYPERLINK \l "_heading=h.ylnaz0ogizvx"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5wpx279wxw1">
            <w:r w:rsidDel="00000000" w:rsidR="00000000" w:rsidRPr="00000000">
              <w:rPr>
                <w:color w:val="000000"/>
                <w:rtl w:val="0"/>
              </w:rPr>
              <w:t xml:space="preserve">3.1.5.</w:t>
            </w:r>
          </w:hyperlink>
          <w:hyperlink w:anchor="_heading=h.5wpx279wxw1">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_heading=h.5wpx279wxw1 \h </w:instrText>
            <w:fldChar w:fldCharType="separate"/>
          </w:r>
          <w:r w:rsidDel="00000000" w:rsidR="00000000" w:rsidRPr="00000000">
            <w:rPr>
              <w:color w:val="000000"/>
              <w:rtl w:val="0"/>
            </w:rPr>
            <w:t xml:space="preserve">Thuật ngữ và sổ tay</w:t>
            <w:tab/>
            <w:t xml:space="preserve">24</w:t>
          </w:r>
          <w:r w:rsidDel="00000000" w:rsidR="00000000" w:rsidRPr="00000000">
            <w:fldChar w:fldCharType="begin"/>
            <w:instrText xml:space="preserve"> HYPERLINK \l "_heading=h.5wpx279wxw1"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l0i8frkqh0k3">
            <w:r w:rsidDel="00000000" w:rsidR="00000000" w:rsidRPr="00000000">
              <w:rPr>
                <w:color w:val="000000"/>
                <w:rtl w:val="0"/>
              </w:rPr>
              <w:t xml:space="preserve">3.1.6.</w:t>
            </w:r>
          </w:hyperlink>
          <w:hyperlink w:anchor="_heading=h.l0i8frkqh0k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_heading=h.l0i8frkqh0k3 \h </w:instrText>
            <w:fldChar w:fldCharType="separate"/>
          </w:r>
          <w:r w:rsidDel="00000000" w:rsidR="00000000" w:rsidRPr="00000000">
            <w:rPr>
              <w:color w:val="000000"/>
              <w:rtl w:val="0"/>
            </w:rPr>
            <w:t xml:space="preserve">Biểu mẫu</w:t>
            <w:tab/>
            <w:t xml:space="preserve">24</w:t>
          </w:r>
          <w:r w:rsidDel="00000000" w:rsidR="00000000" w:rsidRPr="00000000">
            <w:fldChar w:fldCharType="begin"/>
            <w:instrText xml:space="preserve"> HYPERLINK \l "_heading=h.l0i8frkqh0k3"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xxyaq8i5xvz7">
            <w:r w:rsidDel="00000000" w:rsidR="00000000" w:rsidRPr="00000000">
              <w:rPr>
                <w:rFonts w:ascii="Times New Roman" w:cs="Times New Roman" w:eastAsia="Times New Roman" w:hAnsi="Times New Roman"/>
                <w:color w:val="000000"/>
                <w:rtl w:val="0"/>
              </w:rPr>
              <w:t xml:space="preserve">3.2.</w:t>
            </w:r>
          </w:hyperlink>
          <w:hyperlink w:anchor="_heading=h.xxyaq8i5xvz7">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_heading=h.xxyaq8i5xvz7 \h </w:instrText>
            <w:fldChar w:fldCharType="separate"/>
          </w:r>
          <w:r w:rsidDel="00000000" w:rsidR="00000000" w:rsidRPr="00000000">
            <w:rPr>
              <w:rFonts w:ascii="Times New Roman" w:cs="Times New Roman" w:eastAsia="Times New Roman" w:hAnsi="Times New Roman"/>
              <w:color w:val="000000"/>
              <w:rtl w:val="0"/>
            </w:rPr>
            <w:t xml:space="preserve">QUY TRÌNH QUẢN LÝ DANH MỤC DỰ ÁN &amp; PHÂN BỔ NGUỒN LỰC (PROJECT PORFOLIO &amp; RESOURCES ALLOCATION MANAGEMENT)</w:t>
          </w:r>
          <w:r w:rsidDel="00000000" w:rsidR="00000000" w:rsidRPr="00000000">
            <w:rPr>
              <w:color w:val="000000"/>
              <w:rtl w:val="0"/>
            </w:rPr>
            <w:tab/>
            <w:t xml:space="preserve">25</w:t>
          </w:r>
          <w:r w:rsidDel="00000000" w:rsidR="00000000" w:rsidRPr="00000000">
            <w:fldChar w:fldCharType="begin"/>
            <w:instrText xml:space="preserve"> HYPERLINK \l "_heading=h.xxyaq8i5xvz7"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cbewgg17ka3">
            <w:r w:rsidDel="00000000" w:rsidR="00000000" w:rsidRPr="00000000">
              <w:rPr>
                <w:rFonts w:ascii="Times New Roman" w:cs="Times New Roman" w:eastAsia="Times New Roman" w:hAnsi="Times New Roman"/>
                <w:color w:val="000000"/>
                <w:rtl w:val="0"/>
              </w:rPr>
              <w:t xml:space="preserve">3.2.1.</w:t>
            </w:r>
          </w:hyperlink>
          <w:hyperlink w:anchor="_heading=h.cbewgg17ka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_heading=h.cbewgg17ka3 \h </w:instrText>
            <w:fldChar w:fldCharType="separate"/>
          </w:r>
          <w:r w:rsidDel="00000000" w:rsidR="00000000" w:rsidRPr="00000000">
            <w:rPr>
              <w:rFonts w:ascii="Times New Roman" w:cs="Times New Roman" w:eastAsia="Times New Roman" w:hAnsi="Times New Roman"/>
              <w:color w:val="000000"/>
              <w:rtl w:val="0"/>
            </w:rPr>
            <w:t xml:space="preserve">Mô hình hóa quy trình</w:t>
          </w:r>
          <w:r w:rsidDel="00000000" w:rsidR="00000000" w:rsidRPr="00000000">
            <w:rPr>
              <w:color w:val="000000"/>
              <w:rtl w:val="0"/>
            </w:rPr>
            <w:tab/>
            <w:t xml:space="preserve">25</w:t>
          </w:r>
          <w:r w:rsidDel="00000000" w:rsidR="00000000" w:rsidRPr="00000000">
            <w:fldChar w:fldCharType="begin"/>
            <w:instrText xml:space="preserve"> HYPERLINK \l "_heading=h.cbewgg17ka3"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lbifyu2tkjpt">
            <w:r w:rsidDel="00000000" w:rsidR="00000000" w:rsidRPr="00000000">
              <w:rPr>
                <w:color w:val="000000"/>
                <w:rtl w:val="0"/>
              </w:rPr>
              <w:t xml:space="preserve">3.2.1.1.</w:t>
            </w:r>
          </w:hyperlink>
          <w:hyperlink w:anchor="_heading=h.lbifyu2tkjpt">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_heading=h.lbifyu2tkjpt \h </w:instrText>
            <w:fldChar w:fldCharType="separate"/>
          </w:r>
          <w:r w:rsidDel="00000000" w:rsidR="00000000" w:rsidRPr="00000000">
            <w:rPr>
              <w:color w:val="000000"/>
              <w:rtl w:val="0"/>
            </w:rPr>
            <w:t xml:space="preserve">Tổng quan quy trình</w:t>
            <w:tab/>
            <w:t xml:space="preserve">25</w:t>
          </w:r>
          <w:r w:rsidDel="00000000" w:rsidR="00000000" w:rsidRPr="00000000">
            <w:fldChar w:fldCharType="begin"/>
            <w:instrText xml:space="preserve"> HYPERLINK \l "_heading=h.lbifyu2tkjpt"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ruvxv0j3ztk6">
            <w:r w:rsidDel="00000000" w:rsidR="00000000" w:rsidRPr="00000000">
              <w:rPr>
                <w:color w:val="000000"/>
                <w:rtl w:val="0"/>
              </w:rPr>
              <w:t xml:space="preserve">3.2.1.2.</w:t>
            </w:r>
          </w:hyperlink>
          <w:hyperlink w:anchor="_heading=h.ruvxv0j3ztk6">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_heading=h.ruvxv0j3ztk6 \h </w:instrText>
            <w:fldChar w:fldCharType="separate"/>
          </w:r>
          <w:r w:rsidDel="00000000" w:rsidR="00000000" w:rsidRPr="00000000">
            <w:rPr>
              <w:color w:val="000000"/>
              <w:rtl w:val="0"/>
            </w:rPr>
            <w:t xml:space="preserve">Mô hình BPMN chi tiết</w:t>
            <w:tab/>
            <w:t xml:space="preserve">25</w:t>
          </w:r>
          <w:r w:rsidDel="00000000" w:rsidR="00000000" w:rsidRPr="00000000">
            <w:fldChar w:fldCharType="begin"/>
            <w:instrText xml:space="preserve"> HYPERLINK \l "_heading=h.ruvxv0j3ztk6"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120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gt60w94172b6">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_heading=h.gt60w94172b6 \h </w:instrText>
            <w:fldChar w:fldCharType="separate"/>
          </w:r>
          <w:r w:rsidDel="00000000" w:rsidR="00000000" w:rsidRPr="00000000">
            <w:rPr>
              <w:color w:val="000000"/>
              <w:rtl w:val="0"/>
            </w:rPr>
            <w:t xml:space="preserve">Độ phức tạp</w:t>
            <w:tab/>
            <w:t xml:space="preserve">25</w:t>
          </w:r>
          <w:r w:rsidDel="00000000" w:rsidR="00000000" w:rsidRPr="00000000">
            <w:fldChar w:fldCharType="begin"/>
            <w:instrText xml:space="preserve"> HYPERLINK \l "_heading=h.gt60w94172b6"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nsg25q1wk4vf">
            <w:r w:rsidDel="00000000" w:rsidR="00000000" w:rsidRPr="00000000">
              <w:rPr>
                <w:color w:val="000000"/>
                <w:rtl w:val="0"/>
              </w:rPr>
              <w:t xml:space="preserve">3.2.1.3.</w:t>
              <w:tab/>
              <w:t xml:space="preserve">25</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hyperlink w:anchor="_heading=h.k4ijpiag1e10">
            <w:r w:rsidDel="00000000" w:rsidR="00000000" w:rsidRPr="00000000">
              <w:rPr>
                <w:color w:val="000000"/>
                <w:rtl w:val="0"/>
              </w:rPr>
              <w:t xml:space="preserve">3.2.2.</w:t>
            </w:r>
          </w:hyperlink>
          <w:hyperlink w:anchor="_heading=h.k4ijpiag1e10">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_heading=h.k4ijpiag1e10 \h </w:instrText>
            <w:fldChar w:fldCharType="separate"/>
          </w:r>
          <w:r w:rsidDel="00000000" w:rsidR="00000000" w:rsidRPr="00000000">
            <w:rPr>
              <w:color w:val="000000"/>
              <w:rtl w:val="0"/>
            </w:rPr>
            <w:t xml:space="preserve">Mô tả quy trình hiện có</w:t>
            <w:tab/>
            <w:t xml:space="preserve">25</w:t>
          </w:r>
          <w:r w:rsidDel="00000000" w:rsidR="00000000" w:rsidRPr="00000000">
            <w:fldChar w:fldCharType="begin"/>
            <w:instrText xml:space="preserve"> HYPERLINK \l "_heading=h.k4ijpiag1e10"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38kruoba89vf">
            <w:r w:rsidDel="00000000" w:rsidR="00000000" w:rsidRPr="00000000">
              <w:rPr>
                <w:color w:val="000000"/>
                <w:rtl w:val="0"/>
              </w:rPr>
              <w:t xml:space="preserve">3.2.3.</w:t>
            </w:r>
          </w:hyperlink>
          <w:hyperlink w:anchor="_heading=h.38kruoba89vf">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_heading=h.38kruoba89vf \h </w:instrText>
            <w:fldChar w:fldCharType="separate"/>
          </w:r>
          <w:r w:rsidDel="00000000" w:rsidR="00000000" w:rsidRPr="00000000">
            <w:rPr>
              <w:color w:val="000000"/>
              <w:rtl w:val="0"/>
            </w:rPr>
            <w:t xml:space="preserve">Sơ đồ tổ chức</w:t>
            <w:tab/>
            <w:t xml:space="preserve">25</w:t>
          </w:r>
          <w:r w:rsidDel="00000000" w:rsidR="00000000" w:rsidRPr="00000000">
            <w:fldChar w:fldCharType="begin"/>
            <w:instrText xml:space="preserve"> HYPERLINK \l "_heading=h.38kruoba89vf"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m27162b0j6um">
            <w:r w:rsidDel="00000000" w:rsidR="00000000" w:rsidRPr="00000000">
              <w:rPr>
                <w:color w:val="000000"/>
                <w:rtl w:val="0"/>
              </w:rPr>
              <w:t xml:space="preserve">3.2.4.</w:t>
            </w:r>
          </w:hyperlink>
          <w:hyperlink w:anchor="_heading=h.m27162b0j6um">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_heading=h.m27162b0j6um \h </w:instrText>
            <w:fldChar w:fldCharType="separate"/>
          </w:r>
          <w:r w:rsidDel="00000000" w:rsidR="00000000" w:rsidRPr="00000000">
            <w:rPr>
              <w:color w:val="000000"/>
              <w:rtl w:val="0"/>
            </w:rPr>
            <w:t xml:space="preserve">Kế hoạch làm việc</w:t>
            <w:tab/>
            <w:t xml:space="preserve">26</w:t>
          </w:r>
          <w:r w:rsidDel="00000000" w:rsidR="00000000" w:rsidRPr="00000000">
            <w:fldChar w:fldCharType="begin"/>
            <w:instrText xml:space="preserve"> HYPERLINK \l "_heading=h.m27162b0j6um"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ta3zk8o24j96">
            <w:r w:rsidDel="00000000" w:rsidR="00000000" w:rsidRPr="00000000">
              <w:rPr>
                <w:color w:val="000000"/>
                <w:rtl w:val="0"/>
              </w:rPr>
              <w:t xml:space="preserve">3.2.5.</w:t>
            </w:r>
          </w:hyperlink>
          <w:hyperlink w:anchor="_heading=h.ta3zk8o24j96">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_heading=h.ta3zk8o24j96 \h </w:instrText>
            <w:fldChar w:fldCharType="separate"/>
          </w:r>
          <w:r w:rsidDel="00000000" w:rsidR="00000000" w:rsidRPr="00000000">
            <w:rPr>
              <w:color w:val="000000"/>
              <w:rtl w:val="0"/>
            </w:rPr>
            <w:t xml:space="preserve">Thuật ngữ và sổ tay</w:t>
            <w:tab/>
            <w:t xml:space="preserve">26</w:t>
          </w:r>
          <w:r w:rsidDel="00000000" w:rsidR="00000000" w:rsidRPr="00000000">
            <w:fldChar w:fldCharType="begin"/>
            <w:instrText xml:space="preserve"> HYPERLINK \l "_heading=h.ta3zk8o24j96"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3vrk7l6v6j1t">
            <w:r w:rsidDel="00000000" w:rsidR="00000000" w:rsidRPr="00000000">
              <w:rPr>
                <w:color w:val="000000"/>
                <w:rtl w:val="0"/>
              </w:rPr>
              <w:t xml:space="preserve">3.2.6.</w:t>
            </w:r>
          </w:hyperlink>
          <w:hyperlink w:anchor="_heading=h.3vrk7l6v6j1t">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_heading=h.3vrk7l6v6j1t \h </w:instrText>
            <w:fldChar w:fldCharType="separate"/>
          </w:r>
          <w:r w:rsidDel="00000000" w:rsidR="00000000" w:rsidRPr="00000000">
            <w:rPr>
              <w:color w:val="000000"/>
              <w:rtl w:val="0"/>
            </w:rPr>
            <w:t xml:space="preserve">Biểu mẫu</w:t>
            <w:tab/>
            <w:t xml:space="preserve">27</w:t>
          </w:r>
          <w:r w:rsidDel="00000000" w:rsidR="00000000" w:rsidRPr="00000000">
            <w:fldChar w:fldCharType="begin"/>
            <w:instrText xml:space="preserve"> HYPERLINK \l "_heading=h.3vrk7l6v6j1t"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f8fe94g7xqll">
            <w:r w:rsidDel="00000000" w:rsidR="00000000" w:rsidRPr="00000000">
              <w:rPr>
                <w:rFonts w:ascii="Times New Roman" w:cs="Times New Roman" w:eastAsia="Times New Roman" w:hAnsi="Times New Roman"/>
                <w:color w:val="000000"/>
                <w:rtl w:val="0"/>
              </w:rPr>
              <w:t xml:space="preserve">3.3.</w:t>
            </w:r>
          </w:hyperlink>
          <w:hyperlink w:anchor="_heading=h.f8fe94g7xqll">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_heading=h.f8fe94g7xqll \h </w:instrText>
            <w:fldChar w:fldCharType="separate"/>
          </w:r>
          <w:r w:rsidDel="00000000" w:rsidR="00000000" w:rsidRPr="00000000">
            <w:rPr>
              <w:rFonts w:ascii="Times New Roman" w:cs="Times New Roman" w:eastAsia="Times New Roman" w:hAnsi="Times New Roman"/>
              <w:color w:val="000000"/>
              <w:rtl w:val="0"/>
            </w:rPr>
            <w:t xml:space="preserve">QUY TRÌNH QUẢN LÝ BÁN HÀNG (SALES MANAGEMENT PROCESS)</w:t>
          </w:r>
          <w:r w:rsidDel="00000000" w:rsidR="00000000" w:rsidRPr="00000000">
            <w:rPr>
              <w:color w:val="000000"/>
              <w:rtl w:val="0"/>
            </w:rPr>
            <w:tab/>
            <w:t xml:space="preserve">27</w:t>
          </w:r>
          <w:r w:rsidDel="00000000" w:rsidR="00000000" w:rsidRPr="00000000">
            <w:fldChar w:fldCharType="begin"/>
            <w:instrText xml:space="preserve"> HYPERLINK \l "_heading=h.f8fe94g7xqll"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19lz6qmpwn89">
            <w:r w:rsidDel="00000000" w:rsidR="00000000" w:rsidRPr="00000000">
              <w:rPr>
                <w:rFonts w:ascii="Times New Roman" w:cs="Times New Roman" w:eastAsia="Times New Roman" w:hAnsi="Times New Roman"/>
                <w:color w:val="000000"/>
                <w:rtl w:val="0"/>
              </w:rPr>
              <w:t xml:space="preserve">3.3.1.</w:t>
            </w:r>
          </w:hyperlink>
          <w:hyperlink w:anchor="_heading=h.19lz6qmpwn8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_heading=h.19lz6qmpwn89 \h </w:instrText>
            <w:fldChar w:fldCharType="separate"/>
          </w:r>
          <w:r w:rsidDel="00000000" w:rsidR="00000000" w:rsidRPr="00000000">
            <w:rPr>
              <w:rFonts w:ascii="Times New Roman" w:cs="Times New Roman" w:eastAsia="Times New Roman" w:hAnsi="Times New Roman"/>
              <w:color w:val="000000"/>
              <w:rtl w:val="0"/>
            </w:rPr>
            <w:t xml:space="preserve">Mô hình hóa quy trình</w:t>
          </w:r>
          <w:r w:rsidDel="00000000" w:rsidR="00000000" w:rsidRPr="00000000">
            <w:rPr>
              <w:color w:val="000000"/>
              <w:rtl w:val="0"/>
            </w:rPr>
            <w:tab/>
            <w:t xml:space="preserve">27</w:t>
          </w:r>
          <w:r w:rsidDel="00000000" w:rsidR="00000000" w:rsidRPr="00000000">
            <w:fldChar w:fldCharType="begin"/>
            <w:instrText xml:space="preserve"> HYPERLINK \l "_heading=h.19lz6qmpwn89"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sjgtehhh52i8">
            <w:r w:rsidDel="00000000" w:rsidR="00000000" w:rsidRPr="00000000">
              <w:rPr>
                <w:color w:val="000000"/>
                <w:rtl w:val="0"/>
              </w:rPr>
              <w:t xml:space="preserve">3.3.1.1.</w:t>
            </w:r>
          </w:hyperlink>
          <w:hyperlink w:anchor="_heading=h.sjgtehhh52i8">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_heading=h.sjgtehhh52i8 \h </w:instrText>
            <w:fldChar w:fldCharType="separate"/>
          </w:r>
          <w:r w:rsidDel="00000000" w:rsidR="00000000" w:rsidRPr="00000000">
            <w:rPr>
              <w:color w:val="000000"/>
              <w:rtl w:val="0"/>
            </w:rPr>
            <w:t xml:space="preserve">Tổng quan quy trình</w:t>
            <w:tab/>
            <w:t xml:space="preserve">27</w:t>
          </w:r>
          <w:r w:rsidDel="00000000" w:rsidR="00000000" w:rsidRPr="00000000">
            <w:fldChar w:fldCharType="begin"/>
            <w:instrText xml:space="preserve"> HYPERLINK \l "_heading=h.sjgtehhh52i8"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gcmja9nmglp5">
            <w:r w:rsidDel="00000000" w:rsidR="00000000" w:rsidRPr="00000000">
              <w:rPr>
                <w:color w:val="000000"/>
                <w:rtl w:val="0"/>
              </w:rPr>
              <w:t xml:space="preserve">3.3.1.2.</w:t>
            </w:r>
          </w:hyperlink>
          <w:hyperlink w:anchor="_heading=h.gcmja9nmglp5">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_heading=h.gcmja9nmglp5 \h </w:instrText>
            <w:fldChar w:fldCharType="separate"/>
          </w:r>
          <w:r w:rsidDel="00000000" w:rsidR="00000000" w:rsidRPr="00000000">
            <w:rPr>
              <w:color w:val="000000"/>
              <w:rtl w:val="0"/>
            </w:rPr>
            <w:t xml:space="preserve">Mô hình BPMN chi tiết</w:t>
            <w:tab/>
            <w:t xml:space="preserve">27</w:t>
          </w:r>
          <w:r w:rsidDel="00000000" w:rsidR="00000000" w:rsidRPr="00000000">
            <w:fldChar w:fldCharType="begin"/>
            <w:instrText xml:space="preserve"> HYPERLINK \l "_heading=h.gcmja9nmglp5"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120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7urazfjej2o1">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_heading=h.7urazfjej2o1 \h </w:instrText>
            <w:fldChar w:fldCharType="separate"/>
          </w:r>
          <w:r w:rsidDel="00000000" w:rsidR="00000000" w:rsidRPr="00000000">
            <w:rPr>
              <w:color w:val="000000"/>
              <w:rtl w:val="0"/>
            </w:rPr>
            <w:t xml:space="preserve">Độ phức tạp</w:t>
            <w:tab/>
            <w:t xml:space="preserve">27</w:t>
          </w:r>
          <w:r w:rsidDel="00000000" w:rsidR="00000000" w:rsidRPr="00000000">
            <w:fldChar w:fldCharType="begin"/>
            <w:instrText xml:space="preserve"> HYPERLINK \l "_heading=h.7urazfjej2o1"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vsy6e7axanys">
            <w:r w:rsidDel="00000000" w:rsidR="00000000" w:rsidRPr="00000000">
              <w:rPr>
                <w:color w:val="000000"/>
                <w:rtl w:val="0"/>
              </w:rPr>
              <w:t xml:space="preserve">3.3.1.3.</w:t>
              <w:tab/>
              <w:t xml:space="preserve">27</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hyperlink w:anchor="_heading=h.31q0sobb50qf">
            <w:r w:rsidDel="00000000" w:rsidR="00000000" w:rsidRPr="00000000">
              <w:rPr>
                <w:color w:val="000000"/>
                <w:rtl w:val="0"/>
              </w:rPr>
              <w:t xml:space="preserve">3.3.2.</w:t>
            </w:r>
          </w:hyperlink>
          <w:hyperlink w:anchor="_heading=h.31q0sobb50qf">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_heading=h.31q0sobb50qf \h </w:instrText>
            <w:fldChar w:fldCharType="separate"/>
          </w:r>
          <w:r w:rsidDel="00000000" w:rsidR="00000000" w:rsidRPr="00000000">
            <w:rPr>
              <w:color w:val="000000"/>
              <w:rtl w:val="0"/>
            </w:rPr>
            <w:t xml:space="preserve">Mô tả quy trình hiện có</w:t>
            <w:tab/>
            <w:t xml:space="preserve">28</w:t>
          </w:r>
          <w:r w:rsidDel="00000000" w:rsidR="00000000" w:rsidRPr="00000000">
            <w:fldChar w:fldCharType="begin"/>
            <w:instrText xml:space="preserve"> HYPERLINK \l "_heading=h.31q0sobb50qf"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bqbwigb6nbuj">
            <w:r w:rsidDel="00000000" w:rsidR="00000000" w:rsidRPr="00000000">
              <w:rPr>
                <w:color w:val="000000"/>
                <w:rtl w:val="0"/>
              </w:rPr>
              <w:t xml:space="preserve">3.3.3.</w:t>
            </w:r>
          </w:hyperlink>
          <w:hyperlink w:anchor="_heading=h.bqbwigb6nbu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_heading=h.bqbwigb6nbuj \h </w:instrText>
            <w:fldChar w:fldCharType="separate"/>
          </w:r>
          <w:r w:rsidDel="00000000" w:rsidR="00000000" w:rsidRPr="00000000">
            <w:rPr>
              <w:color w:val="000000"/>
              <w:rtl w:val="0"/>
            </w:rPr>
            <w:t xml:space="preserve">Sơ đồ tổ chức</w:t>
            <w:tab/>
            <w:t xml:space="preserve">28</w:t>
          </w:r>
          <w:r w:rsidDel="00000000" w:rsidR="00000000" w:rsidRPr="00000000">
            <w:fldChar w:fldCharType="begin"/>
            <w:instrText xml:space="preserve"> HYPERLINK \l "_heading=h.bqbwigb6nbuj"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bz31ehvbbl3p">
            <w:r w:rsidDel="00000000" w:rsidR="00000000" w:rsidRPr="00000000">
              <w:rPr>
                <w:color w:val="000000"/>
                <w:rtl w:val="0"/>
              </w:rPr>
              <w:t xml:space="preserve">3.3.4.</w:t>
            </w:r>
          </w:hyperlink>
          <w:hyperlink w:anchor="_heading=h.bz31ehvbbl3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_heading=h.bz31ehvbbl3p \h </w:instrText>
            <w:fldChar w:fldCharType="separate"/>
          </w:r>
          <w:r w:rsidDel="00000000" w:rsidR="00000000" w:rsidRPr="00000000">
            <w:rPr>
              <w:color w:val="000000"/>
              <w:rtl w:val="0"/>
            </w:rPr>
            <w:t xml:space="preserve">Kế hoạch làm việc</w:t>
            <w:tab/>
            <w:t xml:space="preserve">28</w:t>
          </w:r>
          <w:r w:rsidDel="00000000" w:rsidR="00000000" w:rsidRPr="00000000">
            <w:fldChar w:fldCharType="begin"/>
            <w:instrText xml:space="preserve"> HYPERLINK \l "_heading=h.bz31ehvbbl3p"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wdd0gupiw4yb">
            <w:r w:rsidDel="00000000" w:rsidR="00000000" w:rsidRPr="00000000">
              <w:rPr>
                <w:color w:val="000000"/>
                <w:rtl w:val="0"/>
              </w:rPr>
              <w:t xml:space="preserve">3.3.5.</w:t>
            </w:r>
          </w:hyperlink>
          <w:hyperlink w:anchor="_heading=h.wdd0gupiw4yb">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_heading=h.wdd0gupiw4yb \h </w:instrText>
            <w:fldChar w:fldCharType="separate"/>
          </w:r>
          <w:r w:rsidDel="00000000" w:rsidR="00000000" w:rsidRPr="00000000">
            <w:rPr>
              <w:color w:val="000000"/>
              <w:rtl w:val="0"/>
            </w:rPr>
            <w:t xml:space="preserve">Thuật ngữ và sổ tay</w:t>
            <w:tab/>
            <w:t xml:space="preserve">29</w:t>
          </w:r>
          <w:r w:rsidDel="00000000" w:rsidR="00000000" w:rsidRPr="00000000">
            <w:fldChar w:fldCharType="begin"/>
            <w:instrText xml:space="preserve"> HYPERLINK \l "_heading=h.wdd0gupiw4yb"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42tut12rdi97">
            <w:r w:rsidDel="00000000" w:rsidR="00000000" w:rsidRPr="00000000">
              <w:rPr>
                <w:color w:val="000000"/>
                <w:rtl w:val="0"/>
              </w:rPr>
              <w:t xml:space="preserve">3.3.6.</w:t>
            </w:r>
          </w:hyperlink>
          <w:hyperlink w:anchor="_heading=h.42tut12rdi97">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_heading=h.42tut12rdi97 \h </w:instrText>
            <w:fldChar w:fldCharType="separate"/>
          </w:r>
          <w:r w:rsidDel="00000000" w:rsidR="00000000" w:rsidRPr="00000000">
            <w:rPr>
              <w:color w:val="000000"/>
              <w:rtl w:val="0"/>
            </w:rPr>
            <w:t xml:space="preserve">Biểu mẫu</w:t>
            <w:tab/>
            <w:t xml:space="preserve">29</w:t>
          </w:r>
          <w:r w:rsidDel="00000000" w:rsidR="00000000" w:rsidRPr="00000000">
            <w:fldChar w:fldCharType="begin"/>
            <w:instrText xml:space="preserve"> HYPERLINK \l "_heading=h.42tut12rdi97"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m126xf3o22co">
            <w:r w:rsidDel="00000000" w:rsidR="00000000" w:rsidRPr="00000000">
              <w:rPr>
                <w:rFonts w:ascii="Times New Roman" w:cs="Times New Roman" w:eastAsia="Times New Roman" w:hAnsi="Times New Roman"/>
                <w:color w:val="000000"/>
                <w:rtl w:val="0"/>
              </w:rPr>
              <w:t xml:space="preserve">3.4.</w:t>
            </w:r>
          </w:hyperlink>
          <w:hyperlink w:anchor="_heading=h.m126xf3o22co">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_heading=h.m126xf3o22co \h </w:instrText>
            <w:fldChar w:fldCharType="separate"/>
          </w:r>
          <w:r w:rsidDel="00000000" w:rsidR="00000000" w:rsidRPr="00000000">
            <w:rPr>
              <w:rFonts w:ascii="Times New Roman" w:cs="Times New Roman" w:eastAsia="Times New Roman" w:hAnsi="Times New Roman"/>
              <w:color w:val="000000"/>
              <w:rtl w:val="0"/>
            </w:rPr>
            <w:t xml:space="preserve">QUY TRÌNH QUẢN LÝ DỰ ÁN (PROJECT MANAGEMENT PROCESS)</w:t>
          </w:r>
          <w:r w:rsidDel="00000000" w:rsidR="00000000" w:rsidRPr="00000000">
            <w:rPr>
              <w:color w:val="000000"/>
              <w:rtl w:val="0"/>
            </w:rPr>
            <w:tab/>
            <w:t xml:space="preserve">30</w:t>
          </w:r>
          <w:r w:rsidDel="00000000" w:rsidR="00000000" w:rsidRPr="00000000">
            <w:fldChar w:fldCharType="begin"/>
            <w:instrText xml:space="preserve"> HYPERLINK \l "_heading=h.m126xf3o22co"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ser6i6uyeayp">
            <w:r w:rsidDel="00000000" w:rsidR="00000000" w:rsidRPr="00000000">
              <w:rPr>
                <w:rFonts w:ascii="Times New Roman" w:cs="Times New Roman" w:eastAsia="Times New Roman" w:hAnsi="Times New Roman"/>
                <w:color w:val="000000"/>
                <w:rtl w:val="0"/>
              </w:rPr>
              <w:t xml:space="preserve">3.4.1.</w:t>
            </w:r>
          </w:hyperlink>
          <w:hyperlink w:anchor="_heading=h.ser6i6uyeay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_heading=h.ser6i6uyeayp \h </w:instrText>
            <w:fldChar w:fldCharType="separate"/>
          </w:r>
          <w:r w:rsidDel="00000000" w:rsidR="00000000" w:rsidRPr="00000000">
            <w:rPr>
              <w:rFonts w:ascii="Times New Roman" w:cs="Times New Roman" w:eastAsia="Times New Roman" w:hAnsi="Times New Roman"/>
              <w:color w:val="000000"/>
              <w:rtl w:val="0"/>
            </w:rPr>
            <w:t xml:space="preserve">Mô hình hóa quy trình</w:t>
          </w:r>
          <w:r w:rsidDel="00000000" w:rsidR="00000000" w:rsidRPr="00000000">
            <w:rPr>
              <w:color w:val="000000"/>
              <w:rtl w:val="0"/>
            </w:rPr>
            <w:tab/>
            <w:t xml:space="preserve">30</w:t>
          </w:r>
          <w:r w:rsidDel="00000000" w:rsidR="00000000" w:rsidRPr="00000000">
            <w:fldChar w:fldCharType="begin"/>
            <w:instrText xml:space="preserve"> HYPERLINK \l "_heading=h.ser6i6uyeayp"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jxf2kk38g142">
            <w:r w:rsidDel="00000000" w:rsidR="00000000" w:rsidRPr="00000000">
              <w:rPr>
                <w:color w:val="000000"/>
                <w:rtl w:val="0"/>
              </w:rPr>
              <w:t xml:space="preserve">3.4.1.1.</w:t>
            </w:r>
          </w:hyperlink>
          <w:hyperlink w:anchor="_heading=h.jxf2kk38g142">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_heading=h.jxf2kk38g142 \h </w:instrText>
            <w:fldChar w:fldCharType="separate"/>
          </w:r>
          <w:r w:rsidDel="00000000" w:rsidR="00000000" w:rsidRPr="00000000">
            <w:rPr>
              <w:color w:val="000000"/>
              <w:rtl w:val="0"/>
            </w:rPr>
            <w:t xml:space="preserve">Tổng quan quy trình</w:t>
            <w:tab/>
            <w:t xml:space="preserve">30</w:t>
          </w:r>
          <w:r w:rsidDel="00000000" w:rsidR="00000000" w:rsidRPr="00000000">
            <w:fldChar w:fldCharType="begin"/>
            <w:instrText xml:space="preserve"> HYPERLINK \l "_heading=h.jxf2kk38g142"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5g6ymv823wxb">
            <w:r w:rsidDel="00000000" w:rsidR="00000000" w:rsidRPr="00000000">
              <w:rPr>
                <w:color w:val="000000"/>
                <w:rtl w:val="0"/>
              </w:rPr>
              <w:t xml:space="preserve">3.4.1.2.</w:t>
            </w:r>
          </w:hyperlink>
          <w:hyperlink w:anchor="_heading=h.5g6ymv823wxb">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_heading=h.5g6ymv823wxb \h </w:instrText>
            <w:fldChar w:fldCharType="separate"/>
          </w:r>
          <w:r w:rsidDel="00000000" w:rsidR="00000000" w:rsidRPr="00000000">
            <w:rPr>
              <w:color w:val="000000"/>
              <w:rtl w:val="0"/>
            </w:rPr>
            <w:t xml:space="preserve">Mô hình BPMN chi tiết</w:t>
            <w:tab/>
            <w:t xml:space="preserve">30</w:t>
          </w:r>
          <w:r w:rsidDel="00000000" w:rsidR="00000000" w:rsidRPr="00000000">
            <w:fldChar w:fldCharType="begin"/>
            <w:instrText xml:space="preserve"> HYPERLINK \l "_heading=h.5g6ymv823wxb"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120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ag57oj2p17d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_heading=h.ag57oj2p17d9 \h </w:instrText>
            <w:fldChar w:fldCharType="separate"/>
          </w:r>
          <w:r w:rsidDel="00000000" w:rsidR="00000000" w:rsidRPr="00000000">
            <w:rPr>
              <w:color w:val="000000"/>
              <w:rtl w:val="0"/>
            </w:rPr>
            <w:t xml:space="preserve">Độ phức tạp</w:t>
            <w:tab/>
            <w:t xml:space="preserve">30</w:t>
          </w:r>
          <w:r w:rsidDel="00000000" w:rsidR="00000000" w:rsidRPr="00000000">
            <w:fldChar w:fldCharType="begin"/>
            <w:instrText xml:space="preserve"> HYPERLINK \l "_heading=h.ag57oj2p17d9"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gjtf11we9f3x">
            <w:r w:rsidDel="00000000" w:rsidR="00000000" w:rsidRPr="00000000">
              <w:rPr>
                <w:color w:val="000000"/>
                <w:rtl w:val="0"/>
              </w:rPr>
              <w:t xml:space="preserve">3.4.1.3.</w:t>
              <w:tab/>
              <w:t xml:space="preserve">30</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hyperlink w:anchor="_heading=h.seeni5kdy91c">
            <w:r w:rsidDel="00000000" w:rsidR="00000000" w:rsidRPr="00000000">
              <w:rPr>
                <w:color w:val="000000"/>
                <w:rtl w:val="0"/>
              </w:rPr>
              <w:t xml:space="preserve">3.4.2.</w:t>
            </w:r>
          </w:hyperlink>
          <w:hyperlink w:anchor="_heading=h.seeni5kdy91c">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_heading=h.seeni5kdy91c \h </w:instrText>
            <w:fldChar w:fldCharType="separate"/>
          </w:r>
          <w:r w:rsidDel="00000000" w:rsidR="00000000" w:rsidRPr="00000000">
            <w:rPr>
              <w:color w:val="000000"/>
              <w:rtl w:val="0"/>
            </w:rPr>
            <w:t xml:space="preserve">Mô tả quy trình hiện có</w:t>
            <w:tab/>
            <w:t xml:space="preserve">30</w:t>
          </w:r>
          <w:r w:rsidDel="00000000" w:rsidR="00000000" w:rsidRPr="00000000">
            <w:fldChar w:fldCharType="begin"/>
            <w:instrText xml:space="preserve"> HYPERLINK \l "_heading=h.seeni5kdy91c"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odsla8tek1f4">
            <w:r w:rsidDel="00000000" w:rsidR="00000000" w:rsidRPr="00000000">
              <w:rPr>
                <w:color w:val="000000"/>
                <w:rtl w:val="0"/>
              </w:rPr>
              <w:t xml:space="preserve">3.4.3.</w:t>
            </w:r>
          </w:hyperlink>
          <w:hyperlink w:anchor="_heading=h.odsla8tek1f4">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_heading=h.odsla8tek1f4 \h </w:instrText>
            <w:fldChar w:fldCharType="separate"/>
          </w:r>
          <w:r w:rsidDel="00000000" w:rsidR="00000000" w:rsidRPr="00000000">
            <w:rPr>
              <w:color w:val="000000"/>
              <w:rtl w:val="0"/>
            </w:rPr>
            <w:t xml:space="preserve">Sơ đồ tổ chức</w:t>
            <w:tab/>
            <w:t xml:space="preserve">31</w:t>
          </w:r>
          <w:r w:rsidDel="00000000" w:rsidR="00000000" w:rsidRPr="00000000">
            <w:fldChar w:fldCharType="begin"/>
            <w:instrText xml:space="preserve"> HYPERLINK \l "_heading=h.odsla8tek1f4"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zej5ib3273ah">
            <w:r w:rsidDel="00000000" w:rsidR="00000000" w:rsidRPr="00000000">
              <w:rPr>
                <w:color w:val="000000"/>
                <w:rtl w:val="0"/>
              </w:rPr>
              <w:t xml:space="preserve">3.4.4.</w:t>
            </w:r>
          </w:hyperlink>
          <w:hyperlink w:anchor="_heading=h.zej5ib3273ah">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_heading=h.zej5ib3273ah \h </w:instrText>
            <w:fldChar w:fldCharType="separate"/>
          </w:r>
          <w:r w:rsidDel="00000000" w:rsidR="00000000" w:rsidRPr="00000000">
            <w:rPr>
              <w:color w:val="000000"/>
              <w:rtl w:val="0"/>
            </w:rPr>
            <w:t xml:space="preserve">Kế hoạch làm việc</w:t>
            <w:tab/>
            <w:t xml:space="preserve">31</w:t>
          </w:r>
          <w:r w:rsidDel="00000000" w:rsidR="00000000" w:rsidRPr="00000000">
            <w:fldChar w:fldCharType="begin"/>
            <w:instrText xml:space="preserve"> HYPERLINK \l "_heading=h.zej5ib3273ah"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a75vp5bhpmpr">
            <w:r w:rsidDel="00000000" w:rsidR="00000000" w:rsidRPr="00000000">
              <w:rPr>
                <w:color w:val="000000"/>
                <w:rtl w:val="0"/>
              </w:rPr>
              <w:t xml:space="preserve">3.4.5.</w:t>
            </w:r>
          </w:hyperlink>
          <w:hyperlink w:anchor="_heading=h.a75vp5bhpmpr">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_heading=h.a75vp5bhpmpr \h </w:instrText>
            <w:fldChar w:fldCharType="separate"/>
          </w:r>
          <w:r w:rsidDel="00000000" w:rsidR="00000000" w:rsidRPr="00000000">
            <w:rPr>
              <w:color w:val="000000"/>
              <w:rtl w:val="0"/>
            </w:rPr>
            <w:t xml:space="preserve">Thuật ngữ và sổ tay</w:t>
            <w:tab/>
            <w:t xml:space="preserve">32</w:t>
          </w:r>
          <w:r w:rsidDel="00000000" w:rsidR="00000000" w:rsidRPr="00000000">
            <w:fldChar w:fldCharType="begin"/>
            <w:instrText xml:space="preserve"> HYPERLINK \l "_heading=h.a75vp5bhpmpr"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n17xyy9w5fl2">
            <w:r w:rsidDel="00000000" w:rsidR="00000000" w:rsidRPr="00000000">
              <w:rPr>
                <w:color w:val="000000"/>
                <w:rtl w:val="0"/>
              </w:rPr>
              <w:t xml:space="preserve">3.4.6.</w:t>
            </w:r>
          </w:hyperlink>
          <w:hyperlink w:anchor="_heading=h.n17xyy9w5fl2">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_heading=h.n17xyy9w5fl2 \h </w:instrText>
            <w:fldChar w:fldCharType="separate"/>
          </w:r>
          <w:r w:rsidDel="00000000" w:rsidR="00000000" w:rsidRPr="00000000">
            <w:rPr>
              <w:color w:val="000000"/>
              <w:rtl w:val="0"/>
            </w:rPr>
            <w:t xml:space="preserve">Biểu mẫu</w:t>
            <w:tab/>
            <w:t xml:space="preserve">32</w:t>
          </w:r>
          <w:r w:rsidDel="00000000" w:rsidR="00000000" w:rsidRPr="00000000">
            <w:fldChar w:fldCharType="begin"/>
            <w:instrText xml:space="preserve"> HYPERLINK \l "_heading=h.n17xyy9w5fl2"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aun6k1ajoub1">
            <w:r w:rsidDel="00000000" w:rsidR="00000000" w:rsidRPr="00000000">
              <w:rPr>
                <w:rFonts w:ascii="Times New Roman" w:cs="Times New Roman" w:eastAsia="Times New Roman" w:hAnsi="Times New Roman"/>
                <w:color w:val="000000"/>
                <w:rtl w:val="0"/>
              </w:rPr>
              <w:t xml:space="preserve">3.5.</w:t>
            </w:r>
          </w:hyperlink>
          <w:hyperlink w:anchor="_heading=h.aun6k1ajoub1">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_heading=h.aun6k1ajoub1 \h </w:instrText>
            <w:fldChar w:fldCharType="separate"/>
          </w:r>
          <w:r w:rsidDel="00000000" w:rsidR="00000000" w:rsidRPr="00000000">
            <w:rPr>
              <w:rFonts w:ascii="Times New Roman" w:cs="Times New Roman" w:eastAsia="Times New Roman" w:hAnsi="Times New Roman"/>
              <w:color w:val="000000"/>
              <w:rtl w:val="0"/>
            </w:rPr>
            <w:t xml:space="preserve">QUY TRÌNH TUYỂN DỤNG NHÂN SỰ (HR RECRUITMENT PROCESS)</w:t>
          </w:r>
          <w:r w:rsidDel="00000000" w:rsidR="00000000" w:rsidRPr="00000000">
            <w:rPr>
              <w:color w:val="000000"/>
              <w:rtl w:val="0"/>
            </w:rPr>
            <w:tab/>
            <w:t xml:space="preserve">33</w:t>
          </w:r>
          <w:r w:rsidDel="00000000" w:rsidR="00000000" w:rsidRPr="00000000">
            <w:fldChar w:fldCharType="begin"/>
            <w:instrText xml:space="preserve"> HYPERLINK \l "_heading=h.aun6k1ajoub1"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ut9vrhpfjm7v">
            <w:r w:rsidDel="00000000" w:rsidR="00000000" w:rsidRPr="00000000">
              <w:rPr>
                <w:rFonts w:ascii="Times New Roman" w:cs="Times New Roman" w:eastAsia="Times New Roman" w:hAnsi="Times New Roman"/>
                <w:color w:val="000000"/>
                <w:rtl w:val="0"/>
              </w:rPr>
              <w:t xml:space="preserve">3.5.1.</w:t>
            </w:r>
          </w:hyperlink>
          <w:hyperlink w:anchor="_heading=h.ut9vrhpfjm7v">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_heading=h.ut9vrhpfjm7v \h </w:instrText>
            <w:fldChar w:fldCharType="separate"/>
          </w:r>
          <w:r w:rsidDel="00000000" w:rsidR="00000000" w:rsidRPr="00000000">
            <w:rPr>
              <w:rFonts w:ascii="Times New Roman" w:cs="Times New Roman" w:eastAsia="Times New Roman" w:hAnsi="Times New Roman"/>
              <w:color w:val="000000"/>
              <w:rtl w:val="0"/>
            </w:rPr>
            <w:t xml:space="preserve">Mô hình hóa quy trình</w:t>
          </w:r>
          <w:r w:rsidDel="00000000" w:rsidR="00000000" w:rsidRPr="00000000">
            <w:rPr>
              <w:color w:val="000000"/>
              <w:rtl w:val="0"/>
            </w:rPr>
            <w:tab/>
            <w:t xml:space="preserve">33</w:t>
          </w:r>
          <w:r w:rsidDel="00000000" w:rsidR="00000000" w:rsidRPr="00000000">
            <w:fldChar w:fldCharType="begin"/>
            <w:instrText xml:space="preserve"> HYPERLINK \l "_heading=h.ut9vrhpfjm7v"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cc2zxhk3sgvg">
            <w:r w:rsidDel="00000000" w:rsidR="00000000" w:rsidRPr="00000000">
              <w:rPr>
                <w:color w:val="000000"/>
                <w:rtl w:val="0"/>
              </w:rPr>
              <w:t xml:space="preserve">3.5.1.1.</w:t>
            </w:r>
          </w:hyperlink>
          <w:hyperlink w:anchor="_heading=h.cc2zxhk3sgvg">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_heading=h.cc2zxhk3sgvg \h </w:instrText>
            <w:fldChar w:fldCharType="separate"/>
          </w:r>
          <w:r w:rsidDel="00000000" w:rsidR="00000000" w:rsidRPr="00000000">
            <w:rPr>
              <w:color w:val="000000"/>
              <w:rtl w:val="0"/>
            </w:rPr>
            <w:t xml:space="preserve">Tổng quan quy trình</w:t>
            <w:tab/>
            <w:t xml:space="preserve">33</w:t>
          </w:r>
          <w:r w:rsidDel="00000000" w:rsidR="00000000" w:rsidRPr="00000000">
            <w:fldChar w:fldCharType="begin"/>
            <w:instrText xml:space="preserve"> HYPERLINK \l "_heading=h.cc2zxhk3sgvg"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z26zqovabrh1">
            <w:r w:rsidDel="00000000" w:rsidR="00000000" w:rsidRPr="00000000">
              <w:rPr>
                <w:color w:val="000000"/>
                <w:rtl w:val="0"/>
              </w:rPr>
              <w:t xml:space="preserve">3.5.1.2.</w:t>
            </w:r>
          </w:hyperlink>
          <w:hyperlink w:anchor="_heading=h.z26zqovabrh1">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_heading=h.z26zqovabrh1 \h </w:instrText>
            <w:fldChar w:fldCharType="separate"/>
          </w:r>
          <w:r w:rsidDel="00000000" w:rsidR="00000000" w:rsidRPr="00000000">
            <w:rPr>
              <w:color w:val="000000"/>
              <w:rtl w:val="0"/>
            </w:rPr>
            <w:t xml:space="preserve">Mô hình BPMN chi tiết</w:t>
            <w:tab/>
            <w:t xml:space="preserve">33</w:t>
          </w:r>
          <w:r w:rsidDel="00000000" w:rsidR="00000000" w:rsidRPr="00000000">
            <w:fldChar w:fldCharType="begin"/>
            <w:instrText xml:space="preserve"> HYPERLINK \l "_heading=h.z26zqovabrh1"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120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bnk80nvdtdxu">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_heading=h.bnk80nvdtdxu \h </w:instrText>
            <w:fldChar w:fldCharType="separate"/>
          </w:r>
          <w:r w:rsidDel="00000000" w:rsidR="00000000" w:rsidRPr="00000000">
            <w:rPr>
              <w:color w:val="000000"/>
              <w:rtl w:val="0"/>
            </w:rPr>
            <w:t xml:space="preserve">Độ phức tạp</w:t>
            <w:tab/>
            <w:t xml:space="preserve">33</w:t>
          </w:r>
          <w:r w:rsidDel="00000000" w:rsidR="00000000" w:rsidRPr="00000000">
            <w:fldChar w:fldCharType="begin"/>
            <w:instrText xml:space="preserve"> HYPERLINK \l "_heading=h.bnk80nvdtdxu"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9493hx1vxybt">
            <w:r w:rsidDel="00000000" w:rsidR="00000000" w:rsidRPr="00000000">
              <w:rPr>
                <w:color w:val="000000"/>
                <w:rtl w:val="0"/>
              </w:rPr>
              <w:t xml:space="preserve">3.5.1.3.</w:t>
              <w:tab/>
              <w:t xml:space="preserve">33</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hyperlink w:anchor="_heading=h.drkyk9g0vaq4">
            <w:r w:rsidDel="00000000" w:rsidR="00000000" w:rsidRPr="00000000">
              <w:rPr>
                <w:color w:val="000000"/>
                <w:rtl w:val="0"/>
              </w:rPr>
              <w:t xml:space="preserve">3.5.2.</w:t>
            </w:r>
          </w:hyperlink>
          <w:hyperlink w:anchor="_heading=h.drkyk9g0vaq4">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_heading=h.drkyk9g0vaq4 \h </w:instrText>
            <w:fldChar w:fldCharType="separate"/>
          </w:r>
          <w:r w:rsidDel="00000000" w:rsidR="00000000" w:rsidRPr="00000000">
            <w:rPr>
              <w:color w:val="000000"/>
              <w:rtl w:val="0"/>
            </w:rPr>
            <w:t xml:space="preserve">Mô tả quy trình hiện có</w:t>
            <w:tab/>
            <w:t xml:space="preserve">33</w:t>
          </w:r>
          <w:r w:rsidDel="00000000" w:rsidR="00000000" w:rsidRPr="00000000">
            <w:fldChar w:fldCharType="begin"/>
            <w:instrText xml:space="preserve"> HYPERLINK \l "_heading=h.drkyk9g0vaq4"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o6fguklmfck5">
            <w:r w:rsidDel="00000000" w:rsidR="00000000" w:rsidRPr="00000000">
              <w:rPr>
                <w:color w:val="000000"/>
                <w:rtl w:val="0"/>
              </w:rPr>
              <w:t xml:space="preserve">3.5.3.</w:t>
            </w:r>
          </w:hyperlink>
          <w:hyperlink w:anchor="_heading=h.o6fguklmfck5">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_heading=h.o6fguklmfck5 \h </w:instrText>
            <w:fldChar w:fldCharType="separate"/>
          </w:r>
          <w:r w:rsidDel="00000000" w:rsidR="00000000" w:rsidRPr="00000000">
            <w:rPr>
              <w:color w:val="000000"/>
              <w:rtl w:val="0"/>
            </w:rPr>
            <w:t xml:space="preserve">Sơ đồ tổ chức</w:t>
            <w:tab/>
            <w:t xml:space="preserve">33</w:t>
          </w:r>
          <w:r w:rsidDel="00000000" w:rsidR="00000000" w:rsidRPr="00000000">
            <w:fldChar w:fldCharType="begin"/>
            <w:instrText xml:space="preserve"> HYPERLINK \l "_heading=h.o6fguklmfck5"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pi0uzstv58j2">
            <w:r w:rsidDel="00000000" w:rsidR="00000000" w:rsidRPr="00000000">
              <w:rPr>
                <w:color w:val="000000"/>
                <w:rtl w:val="0"/>
              </w:rPr>
              <w:t xml:space="preserve">3.5.4.</w:t>
            </w:r>
          </w:hyperlink>
          <w:hyperlink w:anchor="_heading=h.pi0uzstv58j2">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_heading=h.pi0uzstv58j2 \h </w:instrText>
            <w:fldChar w:fldCharType="separate"/>
          </w:r>
          <w:r w:rsidDel="00000000" w:rsidR="00000000" w:rsidRPr="00000000">
            <w:rPr>
              <w:color w:val="000000"/>
              <w:rtl w:val="0"/>
            </w:rPr>
            <w:t xml:space="preserve">Kế hoạch làm việc</w:t>
            <w:tab/>
            <w:t xml:space="preserve">34</w:t>
          </w:r>
          <w:r w:rsidDel="00000000" w:rsidR="00000000" w:rsidRPr="00000000">
            <w:fldChar w:fldCharType="begin"/>
            <w:instrText xml:space="preserve"> HYPERLINK \l "_heading=h.pi0uzstv58j2"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bsxisswe2nzq">
            <w:r w:rsidDel="00000000" w:rsidR="00000000" w:rsidRPr="00000000">
              <w:rPr>
                <w:color w:val="000000"/>
                <w:rtl w:val="0"/>
              </w:rPr>
              <w:t xml:space="preserve">3.5.5.</w:t>
            </w:r>
          </w:hyperlink>
          <w:hyperlink w:anchor="_heading=h.bsxisswe2nzq">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_heading=h.bsxisswe2nzq \h </w:instrText>
            <w:fldChar w:fldCharType="separate"/>
          </w:r>
          <w:r w:rsidDel="00000000" w:rsidR="00000000" w:rsidRPr="00000000">
            <w:rPr>
              <w:color w:val="000000"/>
              <w:rtl w:val="0"/>
            </w:rPr>
            <w:t xml:space="preserve">Thuật ngữ và sổ tay</w:t>
            <w:tab/>
            <w:t xml:space="preserve">34</w:t>
          </w:r>
          <w:r w:rsidDel="00000000" w:rsidR="00000000" w:rsidRPr="00000000">
            <w:fldChar w:fldCharType="begin"/>
            <w:instrText xml:space="preserve"> HYPERLINK \l "_heading=h.bsxisswe2nzq"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k651ebr50hr">
            <w:r w:rsidDel="00000000" w:rsidR="00000000" w:rsidRPr="00000000">
              <w:rPr>
                <w:color w:val="000000"/>
                <w:rtl w:val="0"/>
              </w:rPr>
              <w:t xml:space="preserve">3.5.6.</w:t>
            </w:r>
          </w:hyperlink>
          <w:hyperlink w:anchor="_heading=h.k651ebr50hr">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_heading=h.k651ebr50hr \h </w:instrText>
            <w:fldChar w:fldCharType="separate"/>
          </w:r>
          <w:r w:rsidDel="00000000" w:rsidR="00000000" w:rsidRPr="00000000">
            <w:rPr>
              <w:color w:val="000000"/>
              <w:rtl w:val="0"/>
            </w:rPr>
            <w:t xml:space="preserve">Biểu mẫu</w:t>
            <w:tab/>
            <w:t xml:space="preserve">35</w:t>
          </w:r>
          <w:r w:rsidDel="00000000" w:rsidR="00000000" w:rsidRPr="00000000">
            <w:fldChar w:fldCharType="begin"/>
            <w:instrText xml:space="preserve"> HYPERLINK \l "_heading=h.k651ebr50hr"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mpxrbviisi7u">
            <w:r w:rsidDel="00000000" w:rsidR="00000000" w:rsidRPr="00000000">
              <w:rPr>
                <w:rFonts w:ascii="Times New Roman" w:cs="Times New Roman" w:eastAsia="Times New Roman" w:hAnsi="Times New Roman"/>
                <w:color w:val="000000"/>
                <w:rtl w:val="0"/>
              </w:rPr>
              <w:t xml:space="preserve">3.6.</w:t>
            </w:r>
          </w:hyperlink>
          <w:hyperlink w:anchor="_heading=h.mpxrbviisi7u">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_heading=h.mpxrbviisi7u \h </w:instrText>
            <w:fldChar w:fldCharType="separate"/>
          </w:r>
          <w:r w:rsidDel="00000000" w:rsidR="00000000" w:rsidRPr="00000000">
            <w:rPr>
              <w:rFonts w:ascii="Times New Roman" w:cs="Times New Roman" w:eastAsia="Times New Roman" w:hAnsi="Times New Roman"/>
              <w:color w:val="000000"/>
              <w:rtl w:val="0"/>
            </w:rPr>
            <w:t xml:space="preserve">QUY TRÌNH KIỂM SOÁT TÀI SẢN (ASSETS CONTROL MANAGEMENT)</w:t>
          </w:r>
          <w:r w:rsidDel="00000000" w:rsidR="00000000" w:rsidRPr="00000000">
            <w:rPr>
              <w:color w:val="000000"/>
              <w:rtl w:val="0"/>
            </w:rPr>
            <w:tab/>
            <w:t xml:space="preserve">35</w:t>
          </w:r>
          <w:r w:rsidDel="00000000" w:rsidR="00000000" w:rsidRPr="00000000">
            <w:fldChar w:fldCharType="begin"/>
            <w:instrText xml:space="preserve"> HYPERLINK \l "_heading=h.mpxrbviisi7u"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vghcxzsdoput">
            <w:r w:rsidDel="00000000" w:rsidR="00000000" w:rsidRPr="00000000">
              <w:rPr>
                <w:rFonts w:ascii="Times New Roman" w:cs="Times New Roman" w:eastAsia="Times New Roman" w:hAnsi="Times New Roman"/>
                <w:color w:val="000000"/>
                <w:rtl w:val="0"/>
              </w:rPr>
              <w:t xml:space="preserve">3.6.1.</w:t>
            </w:r>
          </w:hyperlink>
          <w:hyperlink w:anchor="_heading=h.vghcxzsdoput">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_heading=h.vghcxzsdoput \h </w:instrText>
            <w:fldChar w:fldCharType="separate"/>
          </w:r>
          <w:r w:rsidDel="00000000" w:rsidR="00000000" w:rsidRPr="00000000">
            <w:rPr>
              <w:rFonts w:ascii="Times New Roman" w:cs="Times New Roman" w:eastAsia="Times New Roman" w:hAnsi="Times New Roman"/>
              <w:color w:val="000000"/>
              <w:rtl w:val="0"/>
            </w:rPr>
            <w:t xml:space="preserve">Mô hình hóa quy trình</w:t>
          </w:r>
          <w:r w:rsidDel="00000000" w:rsidR="00000000" w:rsidRPr="00000000">
            <w:rPr>
              <w:color w:val="000000"/>
              <w:rtl w:val="0"/>
            </w:rPr>
            <w:tab/>
            <w:t xml:space="preserve">35</w:t>
          </w:r>
          <w:r w:rsidDel="00000000" w:rsidR="00000000" w:rsidRPr="00000000">
            <w:fldChar w:fldCharType="begin"/>
            <w:instrText xml:space="preserve"> HYPERLINK \l "_heading=h.vghcxzsdoput"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grmtvj1j0k3r">
            <w:r w:rsidDel="00000000" w:rsidR="00000000" w:rsidRPr="00000000">
              <w:rPr>
                <w:color w:val="000000"/>
                <w:rtl w:val="0"/>
              </w:rPr>
              <w:t xml:space="preserve">3.6.1.1.</w:t>
            </w:r>
          </w:hyperlink>
          <w:hyperlink w:anchor="_heading=h.grmtvj1j0k3r">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_heading=h.grmtvj1j0k3r \h </w:instrText>
            <w:fldChar w:fldCharType="separate"/>
          </w:r>
          <w:r w:rsidDel="00000000" w:rsidR="00000000" w:rsidRPr="00000000">
            <w:rPr>
              <w:color w:val="000000"/>
              <w:rtl w:val="0"/>
            </w:rPr>
            <w:t xml:space="preserve">Tổng quan quy trình</w:t>
            <w:tab/>
            <w:t xml:space="preserve">35</w:t>
          </w:r>
          <w:r w:rsidDel="00000000" w:rsidR="00000000" w:rsidRPr="00000000">
            <w:fldChar w:fldCharType="begin"/>
            <w:instrText xml:space="preserve"> HYPERLINK \l "_heading=h.grmtvj1j0k3r"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snxsgfd1butj">
            <w:r w:rsidDel="00000000" w:rsidR="00000000" w:rsidRPr="00000000">
              <w:rPr>
                <w:color w:val="000000"/>
                <w:rtl w:val="0"/>
              </w:rPr>
              <w:t xml:space="preserve">3.6.1.2.</w:t>
            </w:r>
          </w:hyperlink>
          <w:hyperlink w:anchor="_heading=h.snxsgfd1but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_heading=h.snxsgfd1butj \h </w:instrText>
            <w:fldChar w:fldCharType="separate"/>
          </w:r>
          <w:r w:rsidDel="00000000" w:rsidR="00000000" w:rsidRPr="00000000">
            <w:rPr>
              <w:color w:val="000000"/>
              <w:rtl w:val="0"/>
            </w:rPr>
            <w:t xml:space="preserve">Mô hình BPMN chi tiết</w:t>
            <w:tab/>
            <w:t xml:space="preserve">35</w:t>
          </w:r>
          <w:r w:rsidDel="00000000" w:rsidR="00000000" w:rsidRPr="00000000">
            <w:fldChar w:fldCharType="begin"/>
            <w:instrText xml:space="preserve"> HYPERLINK \l "_heading=h.snxsgfd1butj"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120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bpxzhfjjv2fr">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_heading=h.bpxzhfjjv2fr \h </w:instrText>
            <w:fldChar w:fldCharType="separate"/>
          </w:r>
          <w:r w:rsidDel="00000000" w:rsidR="00000000" w:rsidRPr="00000000">
            <w:rPr>
              <w:color w:val="000000"/>
              <w:rtl w:val="0"/>
            </w:rPr>
            <w:t xml:space="preserve">Độ phức tạp</w:t>
            <w:tab/>
            <w:t xml:space="preserve">35</w:t>
          </w:r>
          <w:r w:rsidDel="00000000" w:rsidR="00000000" w:rsidRPr="00000000">
            <w:fldChar w:fldCharType="begin"/>
            <w:instrText xml:space="preserve"> HYPERLINK \l "_heading=h.bpxzhfjjv2fr"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4jff2d6t7my8">
            <w:r w:rsidDel="00000000" w:rsidR="00000000" w:rsidRPr="00000000">
              <w:rPr>
                <w:color w:val="000000"/>
                <w:rtl w:val="0"/>
              </w:rPr>
              <w:t xml:space="preserve">3.6.1.3.</w:t>
              <w:tab/>
              <w:t xml:space="preserve">35</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hyperlink w:anchor="_heading=h.78lzsbcj9el4">
            <w:r w:rsidDel="00000000" w:rsidR="00000000" w:rsidRPr="00000000">
              <w:rPr>
                <w:color w:val="000000"/>
                <w:rtl w:val="0"/>
              </w:rPr>
              <w:t xml:space="preserve">3.6.2.</w:t>
            </w:r>
          </w:hyperlink>
          <w:hyperlink w:anchor="_heading=h.78lzsbcj9el4">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_heading=h.78lzsbcj9el4 \h </w:instrText>
            <w:fldChar w:fldCharType="separate"/>
          </w:r>
          <w:r w:rsidDel="00000000" w:rsidR="00000000" w:rsidRPr="00000000">
            <w:rPr>
              <w:color w:val="000000"/>
              <w:rtl w:val="0"/>
            </w:rPr>
            <w:t xml:space="preserve">Mô tả quy trình hiện có</w:t>
            <w:tab/>
            <w:t xml:space="preserve">35</w:t>
          </w:r>
          <w:r w:rsidDel="00000000" w:rsidR="00000000" w:rsidRPr="00000000">
            <w:fldChar w:fldCharType="begin"/>
            <w:instrText xml:space="preserve"> HYPERLINK \l "_heading=h.78lzsbcj9el4"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krgwsl5mut5s">
            <w:r w:rsidDel="00000000" w:rsidR="00000000" w:rsidRPr="00000000">
              <w:rPr>
                <w:color w:val="000000"/>
                <w:rtl w:val="0"/>
              </w:rPr>
              <w:t xml:space="preserve">3.6.3.</w:t>
            </w:r>
          </w:hyperlink>
          <w:hyperlink w:anchor="_heading=h.krgwsl5mut5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_heading=h.krgwsl5mut5s \h </w:instrText>
            <w:fldChar w:fldCharType="separate"/>
          </w:r>
          <w:r w:rsidDel="00000000" w:rsidR="00000000" w:rsidRPr="00000000">
            <w:rPr>
              <w:color w:val="000000"/>
              <w:rtl w:val="0"/>
            </w:rPr>
            <w:t xml:space="preserve">Sơ đồ tổ chức</w:t>
            <w:tab/>
            <w:t xml:space="preserve">36</w:t>
          </w:r>
          <w:r w:rsidDel="00000000" w:rsidR="00000000" w:rsidRPr="00000000">
            <w:fldChar w:fldCharType="begin"/>
            <w:instrText xml:space="preserve"> HYPERLINK \l "_heading=h.krgwsl5mut5s"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qroyjk2051v3">
            <w:r w:rsidDel="00000000" w:rsidR="00000000" w:rsidRPr="00000000">
              <w:rPr>
                <w:color w:val="000000"/>
                <w:rtl w:val="0"/>
              </w:rPr>
              <w:t xml:space="preserve">3.6.4.</w:t>
            </w:r>
          </w:hyperlink>
          <w:hyperlink w:anchor="_heading=h.qroyjk2051v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_heading=h.qroyjk2051v3 \h </w:instrText>
            <w:fldChar w:fldCharType="separate"/>
          </w:r>
          <w:r w:rsidDel="00000000" w:rsidR="00000000" w:rsidRPr="00000000">
            <w:rPr>
              <w:color w:val="000000"/>
              <w:rtl w:val="0"/>
            </w:rPr>
            <w:t xml:space="preserve">Kế hoạch làm việc</w:t>
            <w:tab/>
            <w:t xml:space="preserve">36</w:t>
          </w:r>
          <w:r w:rsidDel="00000000" w:rsidR="00000000" w:rsidRPr="00000000">
            <w:fldChar w:fldCharType="begin"/>
            <w:instrText xml:space="preserve"> HYPERLINK \l "_heading=h.qroyjk2051v3"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hwh9nmqfbf4o">
            <w:r w:rsidDel="00000000" w:rsidR="00000000" w:rsidRPr="00000000">
              <w:rPr>
                <w:color w:val="000000"/>
                <w:rtl w:val="0"/>
              </w:rPr>
              <w:t xml:space="preserve">3.6.5.</w:t>
            </w:r>
          </w:hyperlink>
          <w:hyperlink w:anchor="_heading=h.hwh9nmqfbf4o">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_heading=h.hwh9nmqfbf4o \h </w:instrText>
            <w:fldChar w:fldCharType="separate"/>
          </w:r>
          <w:r w:rsidDel="00000000" w:rsidR="00000000" w:rsidRPr="00000000">
            <w:rPr>
              <w:color w:val="000000"/>
              <w:rtl w:val="0"/>
            </w:rPr>
            <w:t xml:space="preserve">Thuật ngữ và sổ tay</w:t>
            <w:tab/>
            <w:t xml:space="preserve">37</w:t>
          </w:r>
          <w:r w:rsidDel="00000000" w:rsidR="00000000" w:rsidRPr="00000000">
            <w:fldChar w:fldCharType="begin"/>
            <w:instrText xml:space="preserve"> HYPERLINK \l "_heading=h.hwh9nmqfbf4o"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b9h6tflxkc1w">
            <w:r w:rsidDel="00000000" w:rsidR="00000000" w:rsidRPr="00000000">
              <w:rPr>
                <w:color w:val="000000"/>
                <w:rtl w:val="0"/>
              </w:rPr>
              <w:t xml:space="preserve">3.6.6.</w:t>
            </w:r>
          </w:hyperlink>
          <w:hyperlink w:anchor="_heading=h.b9h6tflxkc1w">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_heading=h.b9h6tflxkc1w \h </w:instrText>
            <w:fldChar w:fldCharType="separate"/>
          </w:r>
          <w:r w:rsidDel="00000000" w:rsidR="00000000" w:rsidRPr="00000000">
            <w:rPr>
              <w:color w:val="000000"/>
              <w:rtl w:val="0"/>
            </w:rPr>
            <w:t xml:space="preserve">Biểu mẫu</w:t>
            <w:tab/>
            <w:t xml:space="preserve">37</w:t>
          </w:r>
          <w:r w:rsidDel="00000000" w:rsidR="00000000" w:rsidRPr="00000000">
            <w:fldChar w:fldCharType="begin"/>
            <w:instrText xml:space="preserve"> HYPERLINK \l "_heading=h.b9h6tflxkc1w"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qsvsta5esnvx">
            <w:r w:rsidDel="00000000" w:rsidR="00000000" w:rsidRPr="00000000">
              <w:rPr>
                <w:color w:val="000000"/>
                <w:rtl w:val="0"/>
              </w:rPr>
              <w:t xml:space="preserve">3.7.</w:t>
            </w:r>
          </w:hyperlink>
          <w:hyperlink w:anchor="_heading=h.qsvsta5esnv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_heading=h.qsvsta5esnvx \h </w:instrText>
            <w:fldChar w:fldCharType="separate"/>
          </w:r>
          <w:r w:rsidDel="00000000" w:rsidR="00000000" w:rsidRPr="00000000">
            <w:rPr>
              <w:color w:val="000000"/>
              <w:rtl w:val="0"/>
            </w:rPr>
            <w:t xml:space="preserve">Phỏng vấn</w:t>
            <w:tab/>
            <w:t xml:space="preserve">38</w:t>
          </w:r>
          <w:r w:rsidDel="00000000" w:rsidR="00000000" w:rsidRPr="00000000">
            <w:fldChar w:fldCharType="begin"/>
            <w:instrText xml:space="preserve"> HYPERLINK \l "_heading=h.qsvsta5esnvx"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rbpfajeie070">
            <w:r w:rsidDel="00000000" w:rsidR="00000000" w:rsidRPr="00000000">
              <w:rPr>
                <w:color w:val="000000"/>
                <w:rtl w:val="0"/>
              </w:rPr>
              <w:t xml:space="preserve">3.7.1.</w:t>
            </w:r>
          </w:hyperlink>
          <w:hyperlink w:anchor="_heading=h.rbpfajeie070">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_heading=h.rbpfajeie070 \h </w:instrText>
            <w:fldChar w:fldCharType="separate"/>
          </w:r>
          <w:r w:rsidDel="00000000" w:rsidR="00000000" w:rsidRPr="00000000">
            <w:rPr>
              <w:color w:val="000000"/>
              <w:rtl w:val="0"/>
            </w:rPr>
            <w:t xml:space="preserve">Câu hỏi định tính</w:t>
            <w:tab/>
            <w:t xml:space="preserve">38</w:t>
          </w:r>
          <w:r w:rsidDel="00000000" w:rsidR="00000000" w:rsidRPr="00000000">
            <w:fldChar w:fldCharType="begin"/>
            <w:instrText xml:space="preserve"> HYPERLINK \l "_heading=h.rbpfajeie070"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63jxbrjv2beb">
            <w:r w:rsidDel="00000000" w:rsidR="00000000" w:rsidRPr="00000000">
              <w:rPr>
                <w:color w:val="000000"/>
                <w:rtl w:val="0"/>
              </w:rPr>
              <w:t xml:space="preserve">3.7.1.1.</w:t>
            </w:r>
          </w:hyperlink>
          <w:hyperlink w:anchor="_heading=h.63jxbrjv2beb">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_heading=h.63jxbrjv2beb \h </w:instrText>
            <w:fldChar w:fldCharType="separate"/>
          </w:r>
          <w:r w:rsidDel="00000000" w:rsidR="00000000" w:rsidRPr="00000000">
            <w:rPr>
              <w:color w:val="000000"/>
              <w:rtl w:val="0"/>
            </w:rPr>
            <w:t xml:space="preserve">Câu hỏi có cấu trúc</w:t>
            <w:tab/>
            <w:t xml:space="preserve">38</w:t>
          </w:r>
          <w:r w:rsidDel="00000000" w:rsidR="00000000" w:rsidRPr="00000000">
            <w:fldChar w:fldCharType="begin"/>
            <w:instrText xml:space="preserve"> HYPERLINK \l "_heading=h.63jxbrjv2beb"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kn5dwe6cxy8w">
            <w:r w:rsidDel="00000000" w:rsidR="00000000" w:rsidRPr="00000000">
              <w:rPr>
                <w:color w:val="000000"/>
                <w:rtl w:val="0"/>
              </w:rPr>
              <w:t xml:space="preserve">3.7.1.2.</w:t>
            </w:r>
          </w:hyperlink>
          <w:hyperlink w:anchor="_heading=h.kn5dwe6cxy8w">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_heading=h.kn5dwe6cxy8w \h </w:instrText>
            <w:fldChar w:fldCharType="separate"/>
          </w:r>
          <w:r w:rsidDel="00000000" w:rsidR="00000000" w:rsidRPr="00000000">
            <w:rPr>
              <w:color w:val="000000"/>
              <w:rtl w:val="0"/>
            </w:rPr>
            <w:t xml:space="preserve">Câu hỏi không có cấu trúc</w:t>
            <w:tab/>
            <w:t xml:space="preserve">38</w:t>
          </w:r>
          <w:r w:rsidDel="00000000" w:rsidR="00000000" w:rsidRPr="00000000">
            <w:fldChar w:fldCharType="begin"/>
            <w:instrText xml:space="preserve"> HYPERLINK \l "_heading=h.kn5dwe6cxy8w"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ug0sa6r0rqxz">
            <w:r w:rsidDel="00000000" w:rsidR="00000000" w:rsidRPr="00000000">
              <w:rPr>
                <w:color w:val="000000"/>
                <w:rtl w:val="0"/>
              </w:rPr>
              <w:t xml:space="preserve">3.7.2.</w:t>
            </w:r>
          </w:hyperlink>
          <w:hyperlink w:anchor="_heading=h.ug0sa6r0rqxz">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_heading=h.ug0sa6r0rqxz \h </w:instrText>
            <w:fldChar w:fldCharType="separate"/>
          </w:r>
          <w:r w:rsidDel="00000000" w:rsidR="00000000" w:rsidRPr="00000000">
            <w:rPr>
              <w:color w:val="000000"/>
              <w:rtl w:val="0"/>
            </w:rPr>
            <w:t xml:space="preserve">Câu hỏi định lượng</w:t>
            <w:tab/>
            <w:t xml:space="preserve">39</w:t>
          </w:r>
          <w:r w:rsidDel="00000000" w:rsidR="00000000" w:rsidRPr="00000000">
            <w:fldChar w:fldCharType="begin"/>
            <w:instrText xml:space="preserve"> HYPERLINK \l "_heading=h.ug0sa6r0rqxz"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7cc89uo0ruxd">
            <w:r w:rsidDel="00000000" w:rsidR="00000000" w:rsidRPr="00000000">
              <w:rPr>
                <w:color w:val="000000"/>
                <w:rtl w:val="0"/>
              </w:rPr>
              <w:t xml:space="preserve">3.7.2.1.</w:t>
            </w:r>
          </w:hyperlink>
          <w:hyperlink w:anchor="_heading=h.7cc89uo0ruxd">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_heading=h.7cc89uo0ruxd \h </w:instrText>
            <w:fldChar w:fldCharType="separate"/>
          </w:r>
          <w:r w:rsidDel="00000000" w:rsidR="00000000" w:rsidRPr="00000000">
            <w:rPr>
              <w:color w:val="000000"/>
              <w:rtl w:val="0"/>
            </w:rPr>
            <w:t xml:space="preserve">Câu hỏi có cấu trúc</w:t>
            <w:tab/>
            <w:t xml:space="preserve">39</w:t>
          </w:r>
          <w:r w:rsidDel="00000000" w:rsidR="00000000" w:rsidRPr="00000000">
            <w:fldChar w:fldCharType="begin"/>
            <w:instrText xml:space="preserve"> HYPERLINK \l "_heading=h.7cc89uo0ruxd"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2v6wpxf9n5cj">
            <w:r w:rsidDel="00000000" w:rsidR="00000000" w:rsidRPr="00000000">
              <w:rPr>
                <w:color w:val="000000"/>
                <w:rtl w:val="0"/>
              </w:rPr>
              <w:t xml:space="preserve">3.7.2.2.</w:t>
            </w:r>
          </w:hyperlink>
          <w:hyperlink w:anchor="_heading=h.2v6wpxf9n5c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_heading=h.2v6wpxf9n5cj \h </w:instrText>
            <w:fldChar w:fldCharType="separate"/>
          </w:r>
          <w:r w:rsidDel="00000000" w:rsidR="00000000" w:rsidRPr="00000000">
            <w:rPr>
              <w:color w:val="000000"/>
              <w:rtl w:val="0"/>
            </w:rPr>
            <w:t xml:space="preserve">Câu hỏi không có cấu trúc</w:t>
            <w:tab/>
            <w:t xml:space="preserve">40</w:t>
          </w:r>
          <w:r w:rsidDel="00000000" w:rsidR="00000000" w:rsidRPr="00000000">
            <w:fldChar w:fldCharType="begin"/>
            <w:instrText xml:space="preserve"> HYPERLINK \l "_heading=h.2v6wpxf9n5cj"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1440"/>
              <w:tab w:val="right" w:leader="none" w:pos="8777"/>
            </w:tabs>
            <w:spacing w:after="100" w:lineRule="auto"/>
            <w:rPr>
              <w:rFonts w:ascii="Calibri" w:cs="Calibri" w:eastAsia="Calibri" w:hAnsi="Calibri"/>
              <w:color w:val="000000"/>
              <w:sz w:val="24"/>
              <w:szCs w:val="24"/>
            </w:rPr>
          </w:pPr>
          <w:r w:rsidDel="00000000" w:rsidR="00000000" w:rsidRPr="00000000">
            <w:fldChar w:fldCharType="end"/>
          </w:r>
          <w:hyperlink w:anchor="_heading=h.7h4qn9q47s30">
            <w:r w:rsidDel="00000000" w:rsidR="00000000" w:rsidRPr="00000000">
              <w:rPr>
                <w:color w:val="000000"/>
                <w:rtl w:val="0"/>
              </w:rPr>
              <w:t xml:space="preserve">Chương 4.</w:t>
            </w:r>
          </w:hyperlink>
          <w:hyperlink w:anchor="_heading=h.7h4qn9q47s30">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_heading=h.7h4qn9q47s30 \h </w:instrText>
            <w:fldChar w:fldCharType="separate"/>
          </w:r>
          <w:r w:rsidDel="00000000" w:rsidR="00000000" w:rsidRPr="00000000">
            <w:rPr>
              <w:color w:val="000000"/>
              <w:rtl w:val="0"/>
            </w:rPr>
            <w:t xml:space="preserve">PHÂN TÍCH QUY TRÌNH</w:t>
            <w:tab/>
            <w:t xml:space="preserve">41</w:t>
          </w:r>
          <w:r w:rsidDel="00000000" w:rsidR="00000000" w:rsidRPr="00000000">
            <w:fldChar w:fldCharType="begin"/>
            <w:instrText xml:space="preserve"> HYPERLINK \l "_heading=h.7h4qn9q47s30"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1827a4qtjcfe">
            <w:r w:rsidDel="00000000" w:rsidR="00000000" w:rsidRPr="00000000">
              <w:rPr>
                <w:rFonts w:ascii="Times New Roman" w:cs="Times New Roman" w:eastAsia="Times New Roman" w:hAnsi="Times New Roman"/>
                <w:color w:val="000000"/>
                <w:rtl w:val="0"/>
              </w:rPr>
              <w:t xml:space="preserve">4.1.</w:t>
            </w:r>
          </w:hyperlink>
          <w:hyperlink w:anchor="_heading=h.1827a4qtjcfe">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_heading=h.1827a4qtjcfe \h </w:instrText>
            <w:fldChar w:fldCharType="separate"/>
          </w:r>
          <w:r w:rsidDel="00000000" w:rsidR="00000000" w:rsidRPr="00000000">
            <w:rPr>
              <w:rFonts w:ascii="Times New Roman" w:cs="Times New Roman" w:eastAsia="Times New Roman" w:hAnsi="Times New Roman"/>
              <w:color w:val="000000"/>
              <w:rtl w:val="0"/>
            </w:rPr>
            <w:t xml:space="preserve">PHÂN TÍCH ĐỊNH TÍNH QUY TRÌNH 1</w:t>
          </w:r>
          <w:r w:rsidDel="00000000" w:rsidR="00000000" w:rsidRPr="00000000">
            <w:rPr>
              <w:color w:val="000000"/>
              <w:rtl w:val="0"/>
            </w:rPr>
            <w:tab/>
            <w:t xml:space="preserve">41</w:t>
          </w:r>
          <w:r w:rsidDel="00000000" w:rsidR="00000000" w:rsidRPr="00000000">
            <w:fldChar w:fldCharType="begin"/>
            <w:instrText xml:space="preserve"> HYPERLINK \l "_heading=h.1827a4qtjcfe"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l3tlm8y8dxj4">
            <w:r w:rsidDel="00000000" w:rsidR="00000000" w:rsidRPr="00000000">
              <w:rPr>
                <w:color w:val="000000"/>
                <w:rtl w:val="0"/>
              </w:rPr>
              <w:t xml:space="preserve">4.1.1.</w:t>
            </w:r>
          </w:hyperlink>
          <w:hyperlink w:anchor="_heading=h.l3tlm8y8dxj4">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_heading=h.l3tlm8y8dxj4 \h </w:instrText>
            <w:fldChar w:fldCharType="separate"/>
          </w:r>
          <w:r w:rsidDel="00000000" w:rsidR="00000000" w:rsidRPr="00000000">
            <w:rPr>
              <w:color w:val="000000"/>
              <w:rtl w:val="0"/>
            </w:rPr>
            <w:t xml:space="preserve">Phân tích giá trị gia tăng</w:t>
            <w:tab/>
            <w:t xml:space="preserve">41</w:t>
          </w:r>
          <w:r w:rsidDel="00000000" w:rsidR="00000000" w:rsidRPr="00000000">
            <w:fldChar w:fldCharType="begin"/>
            <w:instrText xml:space="preserve"> HYPERLINK \l "_heading=h.l3tlm8y8dxj4"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81d4mcdg6iyh">
            <w:r w:rsidDel="00000000" w:rsidR="00000000" w:rsidRPr="00000000">
              <w:rPr>
                <w:color w:val="000000"/>
                <w:rtl w:val="0"/>
              </w:rPr>
              <w:t xml:space="preserve">4.1.2.</w:t>
            </w:r>
          </w:hyperlink>
          <w:hyperlink w:anchor="_heading=h.81d4mcdg6iyh">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_heading=h.81d4mcdg6iyh \h </w:instrText>
            <w:fldChar w:fldCharType="separate"/>
          </w:r>
          <w:r w:rsidDel="00000000" w:rsidR="00000000" w:rsidRPr="00000000">
            <w:rPr>
              <w:color w:val="000000"/>
              <w:rtl w:val="0"/>
            </w:rPr>
            <w:t xml:space="preserve">Phân tích sự lãng phí</w:t>
            <w:tab/>
            <w:t xml:space="preserve">41</w:t>
          </w:r>
          <w:r w:rsidDel="00000000" w:rsidR="00000000" w:rsidRPr="00000000">
            <w:fldChar w:fldCharType="begin"/>
            <w:instrText xml:space="preserve"> HYPERLINK \l "_heading=h.81d4mcdg6iyh"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ydj8hxbe697e">
            <w:r w:rsidDel="00000000" w:rsidR="00000000" w:rsidRPr="00000000">
              <w:rPr>
                <w:color w:val="000000"/>
                <w:rtl w:val="0"/>
              </w:rPr>
              <w:t xml:space="preserve">4.1.3.</w:t>
            </w:r>
          </w:hyperlink>
          <w:hyperlink w:anchor="_heading=h.ydj8hxbe697e">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_heading=h.ydj8hxbe697e \h </w:instrText>
            <w:fldChar w:fldCharType="separate"/>
          </w:r>
          <w:r w:rsidDel="00000000" w:rsidR="00000000" w:rsidRPr="00000000">
            <w:rPr>
              <w:color w:val="000000"/>
              <w:rtl w:val="0"/>
            </w:rPr>
            <w:t xml:space="preserve">Phân tích các bên liên quan</w:t>
            <w:tab/>
            <w:t xml:space="preserve">41</w:t>
          </w:r>
          <w:r w:rsidDel="00000000" w:rsidR="00000000" w:rsidRPr="00000000">
            <w:fldChar w:fldCharType="begin"/>
            <w:instrText xml:space="preserve"> HYPERLINK \l "_heading=h.ydj8hxbe697e"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6eihuj2ngab9">
            <w:r w:rsidDel="00000000" w:rsidR="00000000" w:rsidRPr="00000000">
              <w:rPr>
                <w:color w:val="000000"/>
                <w:rtl w:val="0"/>
              </w:rPr>
              <w:t xml:space="preserve">4.1.3.1.</w:t>
            </w:r>
          </w:hyperlink>
          <w:hyperlink w:anchor="_heading=h.6eihuj2ngab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_heading=h.6eihuj2ngab9 \h </w:instrText>
            <w:fldChar w:fldCharType="separate"/>
          </w:r>
          <w:r w:rsidDel="00000000" w:rsidR="00000000" w:rsidRPr="00000000">
            <w:rPr>
              <w:color w:val="000000"/>
              <w:rtl w:val="0"/>
            </w:rPr>
            <w:t xml:space="preserve">Pareto Chart</w:t>
            <w:tab/>
            <w:t xml:space="preserve">41</w:t>
          </w:r>
          <w:r w:rsidDel="00000000" w:rsidR="00000000" w:rsidRPr="00000000">
            <w:fldChar w:fldCharType="begin"/>
            <w:instrText xml:space="preserve"> HYPERLINK \l "_heading=h.6eihuj2ngab9"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1rhz9j1hlsiv">
            <w:r w:rsidDel="00000000" w:rsidR="00000000" w:rsidRPr="00000000">
              <w:rPr>
                <w:color w:val="000000"/>
                <w:rtl w:val="0"/>
              </w:rPr>
              <w:t xml:space="preserve">4.1.3.2.</w:t>
            </w:r>
          </w:hyperlink>
          <w:hyperlink w:anchor="_heading=h.1rhz9j1hlsiv">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_heading=h.1rhz9j1hlsiv \h </w:instrText>
            <w:fldChar w:fldCharType="separate"/>
          </w:r>
          <w:r w:rsidDel="00000000" w:rsidR="00000000" w:rsidRPr="00000000">
            <w:rPr>
              <w:color w:val="000000"/>
              <w:rtl w:val="0"/>
            </w:rPr>
            <w:t xml:space="preserve">Bảng đăng ký phát hành vấn đề</w:t>
            <w:tab/>
            <w:t xml:space="preserve">41</w:t>
          </w:r>
          <w:r w:rsidDel="00000000" w:rsidR="00000000" w:rsidRPr="00000000">
            <w:fldChar w:fldCharType="begin"/>
            <w:instrText xml:space="preserve"> HYPERLINK \l "_heading=h.1rhz9j1hlsiv"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5o4vqz4vg3hm">
            <w:r w:rsidDel="00000000" w:rsidR="00000000" w:rsidRPr="00000000">
              <w:rPr>
                <w:color w:val="000000"/>
                <w:rtl w:val="0"/>
              </w:rPr>
              <w:t xml:space="preserve">4.1.3.3.</w:t>
            </w:r>
          </w:hyperlink>
          <w:hyperlink w:anchor="_heading=h.5o4vqz4vg3hm">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_heading=h.5o4vqz4vg3hm \h </w:instrText>
            <w:fldChar w:fldCharType="separate"/>
          </w:r>
          <w:r w:rsidDel="00000000" w:rsidR="00000000" w:rsidRPr="00000000">
            <w:rPr>
              <w:color w:val="000000"/>
              <w:rtl w:val="0"/>
            </w:rPr>
            <w:t xml:space="preserve">Phân tích nguyên nhân gốc rẽ (Root-Cause / Why-Why)</w:t>
            <w:tab/>
            <w:t xml:space="preserve">41</w:t>
          </w:r>
          <w:r w:rsidDel="00000000" w:rsidR="00000000" w:rsidRPr="00000000">
            <w:fldChar w:fldCharType="begin"/>
            <w:instrText xml:space="preserve"> HYPERLINK \l "_heading=h.5o4vqz4vg3hm"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h0anirl1sezk">
            <w:r w:rsidDel="00000000" w:rsidR="00000000" w:rsidRPr="00000000">
              <w:rPr>
                <w:color w:val="000000"/>
                <w:rtl w:val="0"/>
              </w:rPr>
              <w:t xml:space="preserve">4.2.</w:t>
            </w:r>
          </w:hyperlink>
          <w:hyperlink w:anchor="_heading=h.h0anirl1sezk">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_heading=h.h0anirl1sezk \h </w:instrText>
            <w:fldChar w:fldCharType="separate"/>
          </w:r>
          <w:r w:rsidDel="00000000" w:rsidR="00000000" w:rsidRPr="00000000">
            <w:rPr>
              <w:color w:val="000000"/>
              <w:rtl w:val="0"/>
            </w:rPr>
            <w:t xml:space="preserve">PHÂN TÍCH ĐỊNH LƯỢNG QUY TRÌNH 1</w:t>
            <w:tab/>
            <w:t xml:space="preserve">41</w:t>
          </w:r>
          <w:r w:rsidDel="00000000" w:rsidR="00000000" w:rsidRPr="00000000">
            <w:fldChar w:fldCharType="begin"/>
            <w:instrText xml:space="preserve"> HYPERLINK \l "_heading=h.h0anirl1sezk"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tdpphm5hiqu5">
            <w:r w:rsidDel="00000000" w:rsidR="00000000" w:rsidRPr="00000000">
              <w:rPr>
                <w:color w:val="000000"/>
                <w:rtl w:val="0"/>
              </w:rPr>
              <w:t xml:space="preserve">4.2.1.</w:t>
            </w:r>
          </w:hyperlink>
          <w:hyperlink w:anchor="_heading=h.tdpphm5hiqu5">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_heading=h.tdpphm5hiqu5 \h </w:instrText>
            <w:fldChar w:fldCharType="separate"/>
          </w:r>
          <w:r w:rsidDel="00000000" w:rsidR="00000000" w:rsidRPr="00000000">
            <w:rPr>
              <w:color w:val="000000"/>
              <w:rtl w:val="0"/>
            </w:rPr>
            <w:t xml:space="preserve">Các bước và thời gian xử lý</w:t>
            <w:tab/>
            <w:t xml:space="preserve">41</w:t>
          </w:r>
          <w:r w:rsidDel="00000000" w:rsidR="00000000" w:rsidRPr="00000000">
            <w:fldChar w:fldCharType="begin"/>
            <w:instrText xml:space="preserve"> HYPERLINK \l "_heading=h.tdpphm5hiqu5"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2q80opfhxodn">
            <w:r w:rsidDel="00000000" w:rsidR="00000000" w:rsidRPr="00000000">
              <w:rPr>
                <w:color w:val="000000"/>
                <w:rtl w:val="0"/>
              </w:rPr>
              <w:t xml:space="preserve">4.2.2.</w:t>
            </w:r>
          </w:hyperlink>
          <w:hyperlink w:anchor="_heading=h.2q80opfhxodn">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_heading=h.2q80opfhxodn \h </w:instrText>
            <w:fldChar w:fldCharType="separate"/>
          </w:r>
          <w:r w:rsidDel="00000000" w:rsidR="00000000" w:rsidRPr="00000000">
            <w:rPr>
              <w:color w:val="000000"/>
              <w:rtl w:val="0"/>
            </w:rPr>
            <w:t xml:space="preserve">Phân bổ nguồn lực</w:t>
            <w:tab/>
            <w:t xml:space="preserve">41</w:t>
          </w:r>
          <w:r w:rsidDel="00000000" w:rsidR="00000000" w:rsidRPr="00000000">
            <w:fldChar w:fldCharType="begin"/>
            <w:instrText xml:space="preserve"> HYPERLINK \l "_heading=h.2q80opfhxodn"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41wbs0zib3r2">
            <w:r w:rsidDel="00000000" w:rsidR="00000000" w:rsidRPr="00000000">
              <w:rPr>
                <w:color w:val="000000"/>
                <w:rtl w:val="0"/>
              </w:rPr>
              <w:t xml:space="preserve">4.2.3.</w:t>
            </w:r>
          </w:hyperlink>
          <w:hyperlink w:anchor="_heading=h.41wbs0zib3r2">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_heading=h.41wbs0zib3r2 \h </w:instrText>
            <w:fldChar w:fldCharType="separate"/>
          </w:r>
          <w:r w:rsidDel="00000000" w:rsidR="00000000" w:rsidRPr="00000000">
            <w:rPr>
              <w:color w:val="000000"/>
              <w:rtl w:val="0"/>
            </w:rPr>
            <w:t xml:space="preserve">Bảng phân tích định lượng</w:t>
            <w:tab/>
            <w:t xml:space="preserve">41</w:t>
          </w:r>
          <w:r w:rsidDel="00000000" w:rsidR="00000000" w:rsidRPr="00000000">
            <w:fldChar w:fldCharType="begin"/>
            <w:instrText xml:space="preserve"> HYPERLINK \l "_heading=h.41wbs0zib3r2"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hsbt6398j3jp">
            <w:r w:rsidDel="00000000" w:rsidR="00000000" w:rsidRPr="00000000">
              <w:rPr>
                <w:rFonts w:ascii="Times New Roman" w:cs="Times New Roman" w:eastAsia="Times New Roman" w:hAnsi="Times New Roman"/>
                <w:color w:val="000000"/>
                <w:rtl w:val="0"/>
              </w:rPr>
              <w:t xml:space="preserve">4.3.</w:t>
            </w:r>
          </w:hyperlink>
          <w:hyperlink w:anchor="_heading=h.hsbt6398j3j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_heading=h.hsbt6398j3jp \h </w:instrText>
            <w:fldChar w:fldCharType="separate"/>
          </w:r>
          <w:r w:rsidDel="00000000" w:rsidR="00000000" w:rsidRPr="00000000">
            <w:rPr>
              <w:rFonts w:ascii="Times New Roman" w:cs="Times New Roman" w:eastAsia="Times New Roman" w:hAnsi="Times New Roman"/>
              <w:color w:val="000000"/>
              <w:rtl w:val="0"/>
            </w:rPr>
            <w:t xml:space="preserve">PHÂN TÍCH ĐỊNH TÍNH QUY TRÌNH 2</w:t>
          </w:r>
          <w:r w:rsidDel="00000000" w:rsidR="00000000" w:rsidRPr="00000000">
            <w:rPr>
              <w:color w:val="000000"/>
              <w:rtl w:val="0"/>
            </w:rPr>
            <w:tab/>
            <w:t xml:space="preserve">41</w:t>
          </w:r>
          <w:r w:rsidDel="00000000" w:rsidR="00000000" w:rsidRPr="00000000">
            <w:fldChar w:fldCharType="begin"/>
            <w:instrText xml:space="preserve"> HYPERLINK \l "_heading=h.hsbt6398j3jp"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2uc9beb437us">
            <w:r w:rsidDel="00000000" w:rsidR="00000000" w:rsidRPr="00000000">
              <w:rPr>
                <w:color w:val="000000"/>
                <w:rtl w:val="0"/>
              </w:rPr>
              <w:t xml:space="preserve">4.3.1.</w:t>
            </w:r>
          </w:hyperlink>
          <w:hyperlink w:anchor="_heading=h.2uc9beb437u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_heading=h.2uc9beb437us \h </w:instrText>
            <w:fldChar w:fldCharType="separate"/>
          </w:r>
          <w:r w:rsidDel="00000000" w:rsidR="00000000" w:rsidRPr="00000000">
            <w:rPr>
              <w:color w:val="000000"/>
              <w:rtl w:val="0"/>
            </w:rPr>
            <w:t xml:space="preserve">Phân tích giá trị gia tăng</w:t>
            <w:tab/>
            <w:t xml:space="preserve">41</w:t>
          </w:r>
          <w:r w:rsidDel="00000000" w:rsidR="00000000" w:rsidRPr="00000000">
            <w:fldChar w:fldCharType="begin"/>
            <w:instrText xml:space="preserve"> HYPERLINK \l "_heading=h.2uc9beb437us"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ozl3mcp0xkj">
            <w:r w:rsidDel="00000000" w:rsidR="00000000" w:rsidRPr="00000000">
              <w:rPr>
                <w:color w:val="000000"/>
                <w:rtl w:val="0"/>
              </w:rPr>
              <w:t xml:space="preserve">4.3.2.</w:t>
            </w:r>
          </w:hyperlink>
          <w:hyperlink w:anchor="_heading=h.ozl3mcp0xk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_heading=h.ozl3mcp0xkj \h </w:instrText>
            <w:fldChar w:fldCharType="separate"/>
          </w:r>
          <w:r w:rsidDel="00000000" w:rsidR="00000000" w:rsidRPr="00000000">
            <w:rPr>
              <w:color w:val="000000"/>
              <w:rtl w:val="0"/>
            </w:rPr>
            <w:t xml:space="preserve">Phân tích sự lãng phí</w:t>
            <w:tab/>
            <w:t xml:space="preserve">42</w:t>
          </w:r>
          <w:r w:rsidDel="00000000" w:rsidR="00000000" w:rsidRPr="00000000">
            <w:fldChar w:fldCharType="begin"/>
            <w:instrText xml:space="preserve"> HYPERLINK \l "_heading=h.ozl3mcp0xkj"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7smwn2lv4jaz">
            <w:r w:rsidDel="00000000" w:rsidR="00000000" w:rsidRPr="00000000">
              <w:rPr>
                <w:color w:val="000000"/>
                <w:rtl w:val="0"/>
              </w:rPr>
              <w:t xml:space="preserve">4.3.3.</w:t>
            </w:r>
          </w:hyperlink>
          <w:hyperlink w:anchor="_heading=h.7smwn2lv4jaz">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_heading=h.7smwn2lv4jaz \h </w:instrText>
            <w:fldChar w:fldCharType="separate"/>
          </w:r>
          <w:r w:rsidDel="00000000" w:rsidR="00000000" w:rsidRPr="00000000">
            <w:rPr>
              <w:color w:val="000000"/>
              <w:rtl w:val="0"/>
            </w:rPr>
            <w:t xml:space="preserve">Phân tích các bên liên quan</w:t>
            <w:tab/>
            <w:t xml:space="preserve">42</w:t>
          </w:r>
          <w:r w:rsidDel="00000000" w:rsidR="00000000" w:rsidRPr="00000000">
            <w:fldChar w:fldCharType="begin"/>
            <w:instrText xml:space="preserve"> HYPERLINK \l "_heading=h.7smwn2lv4jaz"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py1zwc9p8722">
            <w:r w:rsidDel="00000000" w:rsidR="00000000" w:rsidRPr="00000000">
              <w:rPr>
                <w:color w:val="000000"/>
                <w:rtl w:val="0"/>
              </w:rPr>
              <w:t xml:space="preserve">4.3.3.1.</w:t>
            </w:r>
          </w:hyperlink>
          <w:hyperlink w:anchor="_heading=h.py1zwc9p8722">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_heading=h.py1zwc9p8722 \h </w:instrText>
            <w:fldChar w:fldCharType="separate"/>
          </w:r>
          <w:r w:rsidDel="00000000" w:rsidR="00000000" w:rsidRPr="00000000">
            <w:rPr>
              <w:color w:val="000000"/>
              <w:rtl w:val="0"/>
            </w:rPr>
            <w:t xml:space="preserve">Pareto Chart</w:t>
            <w:tab/>
            <w:t xml:space="preserve">42</w:t>
          </w:r>
          <w:r w:rsidDel="00000000" w:rsidR="00000000" w:rsidRPr="00000000">
            <w:fldChar w:fldCharType="begin"/>
            <w:instrText xml:space="preserve"> HYPERLINK \l "_heading=h.py1zwc9p8722"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hekh7m570lyp">
            <w:r w:rsidDel="00000000" w:rsidR="00000000" w:rsidRPr="00000000">
              <w:rPr>
                <w:color w:val="000000"/>
                <w:rtl w:val="0"/>
              </w:rPr>
              <w:t xml:space="preserve">4.3.3.2.</w:t>
            </w:r>
          </w:hyperlink>
          <w:hyperlink w:anchor="_heading=h.hekh7m570ly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_heading=h.hekh7m570lyp \h </w:instrText>
            <w:fldChar w:fldCharType="separate"/>
          </w:r>
          <w:r w:rsidDel="00000000" w:rsidR="00000000" w:rsidRPr="00000000">
            <w:rPr>
              <w:color w:val="000000"/>
              <w:rtl w:val="0"/>
            </w:rPr>
            <w:t xml:space="preserve">Bảng đăng ký phát hành vấn đề</w:t>
            <w:tab/>
            <w:t xml:space="preserve">42</w:t>
          </w:r>
          <w:r w:rsidDel="00000000" w:rsidR="00000000" w:rsidRPr="00000000">
            <w:fldChar w:fldCharType="begin"/>
            <w:instrText xml:space="preserve"> HYPERLINK \l "_heading=h.hekh7m570lyp"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1920"/>
              <w:tab w:val="right" w:leader="none" w:pos="8777"/>
            </w:tabs>
            <w:spacing w:after="100" w:lineRule="auto"/>
            <w:ind w:left="780" w:firstLine="0"/>
            <w:rPr>
              <w:rFonts w:ascii="Calibri" w:cs="Calibri" w:eastAsia="Calibri" w:hAnsi="Calibri"/>
              <w:color w:val="000000"/>
              <w:sz w:val="24"/>
              <w:szCs w:val="24"/>
            </w:rPr>
          </w:pPr>
          <w:r w:rsidDel="00000000" w:rsidR="00000000" w:rsidRPr="00000000">
            <w:fldChar w:fldCharType="end"/>
          </w:r>
          <w:hyperlink w:anchor="_heading=h.5xm2ddjufqzt">
            <w:r w:rsidDel="00000000" w:rsidR="00000000" w:rsidRPr="00000000">
              <w:rPr>
                <w:color w:val="000000"/>
                <w:rtl w:val="0"/>
              </w:rPr>
              <w:t xml:space="preserve">4.3.3.3.</w:t>
            </w:r>
          </w:hyperlink>
          <w:hyperlink w:anchor="_heading=h.5xm2ddjufqzt">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_heading=h.5xm2ddjufqzt \h </w:instrText>
            <w:fldChar w:fldCharType="separate"/>
          </w:r>
          <w:r w:rsidDel="00000000" w:rsidR="00000000" w:rsidRPr="00000000">
            <w:rPr>
              <w:color w:val="000000"/>
              <w:rtl w:val="0"/>
            </w:rPr>
            <w:t xml:space="preserve">Phân tích nguyên nhân gốc rẽ (Root-Cause / Why-Why)</w:t>
            <w:tab/>
            <w:t xml:space="preserve">42</w:t>
          </w:r>
          <w:r w:rsidDel="00000000" w:rsidR="00000000" w:rsidRPr="00000000">
            <w:fldChar w:fldCharType="begin"/>
            <w:instrText xml:space="preserve"> HYPERLINK \l "_heading=h.5xm2ddjufqzt"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left" w:leader="none" w:pos="960"/>
              <w:tab w:val="right" w:leader="none" w:pos="8777"/>
            </w:tabs>
            <w:spacing w:after="100" w:lineRule="auto"/>
            <w:ind w:left="260" w:firstLine="0"/>
            <w:rPr>
              <w:rFonts w:ascii="Calibri" w:cs="Calibri" w:eastAsia="Calibri" w:hAnsi="Calibri"/>
              <w:color w:val="000000"/>
              <w:sz w:val="24"/>
              <w:szCs w:val="24"/>
            </w:rPr>
          </w:pPr>
          <w:r w:rsidDel="00000000" w:rsidR="00000000" w:rsidRPr="00000000">
            <w:fldChar w:fldCharType="end"/>
          </w:r>
          <w:hyperlink w:anchor="_heading=h.bhkrkotmymbz">
            <w:r w:rsidDel="00000000" w:rsidR="00000000" w:rsidRPr="00000000">
              <w:rPr>
                <w:color w:val="000000"/>
                <w:rtl w:val="0"/>
              </w:rPr>
              <w:t xml:space="preserve">4.4.</w:t>
            </w:r>
          </w:hyperlink>
          <w:hyperlink w:anchor="_heading=h.bhkrkotmymbz">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_heading=h.bhkrkotmymbz \h </w:instrText>
            <w:fldChar w:fldCharType="separate"/>
          </w:r>
          <w:r w:rsidDel="00000000" w:rsidR="00000000" w:rsidRPr="00000000">
            <w:rPr>
              <w:color w:val="000000"/>
              <w:rtl w:val="0"/>
            </w:rPr>
            <w:t xml:space="preserve">PHÂN TÍCH ĐỊNH LƯỢNG QUY TRÌNH 2</w:t>
            <w:tab/>
            <w:t xml:space="preserve">42</w:t>
          </w:r>
          <w:r w:rsidDel="00000000" w:rsidR="00000000" w:rsidRPr="00000000">
            <w:fldChar w:fldCharType="begin"/>
            <w:instrText xml:space="preserve"> HYPERLINK \l "_heading=h.bhkrkotmymbz"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yvdyutpphcsp">
            <w:r w:rsidDel="00000000" w:rsidR="00000000" w:rsidRPr="00000000">
              <w:rPr>
                <w:color w:val="000000"/>
                <w:rtl w:val="0"/>
              </w:rPr>
              <w:t xml:space="preserve">4.4.1.</w:t>
            </w:r>
          </w:hyperlink>
          <w:hyperlink w:anchor="_heading=h.yvdyutpphcs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_heading=h.yvdyutpphcsp \h </w:instrText>
            <w:fldChar w:fldCharType="separate"/>
          </w:r>
          <w:r w:rsidDel="00000000" w:rsidR="00000000" w:rsidRPr="00000000">
            <w:rPr>
              <w:color w:val="000000"/>
              <w:rtl w:val="0"/>
            </w:rPr>
            <w:t xml:space="preserve">Các bước và thời gian xử lý</w:t>
            <w:tab/>
            <w:t xml:space="preserve">42</w:t>
          </w:r>
          <w:r w:rsidDel="00000000" w:rsidR="00000000" w:rsidRPr="00000000">
            <w:fldChar w:fldCharType="begin"/>
            <w:instrText xml:space="preserve"> HYPERLINK \l "_heading=h.yvdyutpphcsp"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kiuapcttpcj">
            <w:r w:rsidDel="00000000" w:rsidR="00000000" w:rsidRPr="00000000">
              <w:rPr>
                <w:color w:val="000000"/>
                <w:rtl w:val="0"/>
              </w:rPr>
              <w:t xml:space="preserve">4.4.2.</w:t>
            </w:r>
          </w:hyperlink>
          <w:hyperlink w:anchor="_heading=h.kiuapcttpc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_heading=h.kiuapcttpcj \h </w:instrText>
            <w:fldChar w:fldCharType="separate"/>
          </w:r>
          <w:r w:rsidDel="00000000" w:rsidR="00000000" w:rsidRPr="00000000">
            <w:rPr>
              <w:color w:val="000000"/>
              <w:rtl w:val="0"/>
            </w:rPr>
            <w:t xml:space="preserve">Phân bổ nguồn lực</w:t>
            <w:tab/>
            <w:t xml:space="preserve">42</w:t>
          </w:r>
          <w:r w:rsidDel="00000000" w:rsidR="00000000" w:rsidRPr="00000000">
            <w:fldChar w:fldCharType="begin"/>
            <w:instrText xml:space="preserve"> HYPERLINK \l "_heading=h.kiuapcttpcj"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1440"/>
              <w:tab w:val="right" w:leader="none" w:pos="8777"/>
            </w:tabs>
            <w:spacing w:after="100" w:lineRule="auto"/>
            <w:ind w:left="520" w:firstLine="0"/>
            <w:rPr>
              <w:rFonts w:ascii="Calibri" w:cs="Calibri" w:eastAsia="Calibri" w:hAnsi="Calibri"/>
              <w:color w:val="000000"/>
              <w:sz w:val="24"/>
              <w:szCs w:val="24"/>
            </w:rPr>
          </w:pPr>
          <w:r w:rsidDel="00000000" w:rsidR="00000000" w:rsidRPr="00000000">
            <w:fldChar w:fldCharType="end"/>
          </w:r>
          <w:hyperlink w:anchor="_heading=h.lfsfkmexe7sg">
            <w:r w:rsidDel="00000000" w:rsidR="00000000" w:rsidRPr="00000000">
              <w:rPr>
                <w:color w:val="000000"/>
                <w:rtl w:val="0"/>
              </w:rPr>
              <w:t xml:space="preserve">4.4.3.</w:t>
            </w:r>
          </w:hyperlink>
          <w:hyperlink w:anchor="_heading=h.lfsfkmexe7sg">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_heading=h.lfsfkmexe7sg \h </w:instrText>
            <w:fldChar w:fldCharType="separate"/>
          </w:r>
          <w:r w:rsidDel="00000000" w:rsidR="00000000" w:rsidRPr="00000000">
            <w:rPr>
              <w:color w:val="000000"/>
              <w:rtl w:val="0"/>
            </w:rPr>
            <w:t xml:space="preserve">Bảng phân tích định lượng</w:t>
            <w:tab/>
            <w:t xml:space="preserve">42</w:t>
          </w:r>
          <w:r w:rsidDel="00000000" w:rsidR="00000000" w:rsidRPr="00000000">
            <w:fldChar w:fldCharType="begin"/>
            <w:instrText xml:space="preserve"> HYPERLINK \l "_heading=h.lfsfkmexe7sg"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8"/>
              <w:szCs w:val="2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jc w:val="center"/>
        <w:rPr>
          <w:rFonts w:ascii="Times New Roman" w:cs="Times New Roman" w:eastAsia="Times New Roman" w:hAnsi="Times New Roman"/>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D9">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HÌNH</w:t>
      </w:r>
    </w:p>
    <w:sdt>
      <w:sdtPr>
        <w:id w:val="-1286935394"/>
        <w:docPartObj>
          <w:docPartGallery w:val="Table of Contents"/>
          <w:docPartUnique w:val="1"/>
        </w:docPartObj>
      </w:sdtPr>
      <w:sdtContent>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right" w:leader="none" w:pos="8777"/>
            </w:tabs>
            <w:spacing w:after="0" w:lineRule="auto"/>
            <w:rPr>
              <w:rFonts w:ascii="Times New Roman" w:cs="Times New Roman" w:eastAsia="Times New Roman" w:hAnsi="Times New Roman"/>
              <w:color w:val="000000"/>
              <w:sz w:val="22"/>
              <w:szCs w:val="22"/>
            </w:rPr>
          </w:pPr>
          <w:r w:rsidDel="00000000" w:rsidR="00000000" w:rsidRPr="00000000">
            <w:fldChar w:fldCharType="begin"/>
            <w:instrText xml:space="preserve"> TOC \h \u \z \t "Heading 1,1,Heading 2,2,Heading 3,3,Heading 4,4,Heading 5,5,Heading 6,6,"</w:instrText>
            <w:fldChar w:fldCharType="separate"/>
          </w:r>
          <w:sdt>
            <w:sdtPr>
              <w:id w:val="473439240"/>
              <w:tag w:val="goog_rdk_18"/>
            </w:sdtPr>
            <w:sdtContent>
              <w:del w:author="Văn Trung" w:id="5" w:date="2026-07-12T14:54:00Z"/>
              <w:sdt>
                <w:sdtPr>
                  <w:id w:val="-2017877533"/>
                  <w:tag w:val="goog_rdk_19"/>
                </w:sdtPr>
                <w:sdtContent>
                  <w:del w:author="Văn Trung" w:id="5" w:date="2026-07-12T14:54:00Z">
                    <w:r w:rsidDel="00000000" w:rsidR="00000000" w:rsidRPr="00000000">
                      <w:rPr>
                        <w:color w:val="000000"/>
                        <w:rtl w:val="0"/>
                        <w:rPrChange w:author="Văn Trung" w:id="6" w:date="2026-07-12T14:54:00Z">
                          <w:rPr>
                            <w:rFonts w:ascii="Times New Roman" w:cs="Times New Roman" w:eastAsia="Times New Roman" w:hAnsi="Times New Roman"/>
                            <w:color w:val="000000"/>
                          </w:rPr>
                        </w:rPrChange>
                      </w:rPr>
                      <w:delText xml:space="preserve">Hình 1.1: Tên hình 1</w:delText>
                    </w:r>
                  </w:del>
                </w:sdtContent>
              </w:sdt>
              <w:del w:author="Văn Trung" w:id="5" w:date="2026-07-12T14:54:00Z">
                <w:r w:rsidDel="00000000" w:rsidR="00000000" w:rsidRPr="00000000">
                  <w:rPr>
                    <w:rFonts w:ascii="Times New Roman" w:cs="Times New Roman" w:eastAsia="Times New Roman" w:hAnsi="Times New Roman"/>
                    <w:color w:val="000000"/>
                    <w:rtl w:val="0"/>
                  </w:rPr>
                  <w:tab/>
                  <w:delText xml:space="preserve">3</w:delText>
                </w:r>
              </w:del>
            </w:sdtContent>
          </w:sdt>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0" w:line="276" w:lineRule="auto"/>
        <w:jc w:val="left"/>
        <w:rPr>
          <w:rFonts w:ascii="Times New Roman" w:cs="Times New Roman" w:eastAsia="Times New Roman" w:hAnsi="Times New Roman"/>
          <w:color w:val="000000"/>
          <w:sz w:val="22"/>
          <w:szCs w:val="22"/>
        </w:rPr>
      </w:pPr>
      <w:r w:rsidDel="00000000" w:rsidR="00000000" w:rsidRPr="00000000">
        <w:rPr>
          <w:rtl w:val="0"/>
        </w:rPr>
      </w:r>
    </w:p>
    <w:sdt>
      <w:sdtPr>
        <w:id w:val="-1758748334"/>
        <w:docPartObj>
          <w:docPartGallery w:val="Table of Contents"/>
          <w:docPartUnique w:val="1"/>
        </w:docPartObj>
      </w:sdtPr>
      <w:sdtContent>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right" w:leader="none" w:pos="8777"/>
            </w:tabs>
            <w:spacing w:after="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6qk5t0ycd404">
            <w:r w:rsidDel="00000000" w:rsidR="00000000" w:rsidRPr="00000000">
              <w:rPr>
                <w:color w:val="000000"/>
                <w:rtl w:val="0"/>
              </w:rPr>
              <w:t xml:space="preserve">Hình 2.1: Kiến trúc quy trình tại OR Tech</w:t>
              <w:tab/>
              <w:t xml:space="preserve">6</w:t>
            </w:r>
          </w:hyperlink>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sxvx5g2yqz1a">
            <w:r w:rsidDel="00000000" w:rsidR="00000000" w:rsidRPr="00000000">
              <w:rPr>
                <w:color w:val="000000"/>
                <w:rtl w:val="0"/>
              </w:rPr>
              <w:t xml:space="preserve">Hình 3.1 Tên hình 2</w:t>
              <w:tab/>
              <w:t xml:space="preserve">22</w:t>
            </w:r>
          </w:hyperlink>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gi99j9q5b9u1">
            <w:r w:rsidDel="00000000" w:rsidR="00000000" w:rsidRPr="00000000">
              <w:rPr>
                <w:color w:val="000000"/>
                <w:rtl w:val="0"/>
              </w:rPr>
              <w:t xml:space="preserve">Hình 3.2: Sơ đồ tổ chức: Quy trình quản lý chất lượng</w:t>
              <w:tab/>
              <w:t xml:space="preserve">23</w:t>
            </w:r>
          </w:hyperlink>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g0asbu1ucdvu">
            <w:r w:rsidDel="00000000" w:rsidR="00000000" w:rsidRPr="00000000">
              <w:rPr>
                <w:color w:val="000000"/>
                <w:rtl w:val="0"/>
              </w:rPr>
              <w:t xml:space="preserve">Hình 3.3: Sơ đồ tổ chức: Quy trình quản lý danh mục dự án &amp; phân bổ nguồn lực</w:t>
              <w:tab/>
              <w:t xml:space="preserve">25</w:t>
            </w:r>
          </w:hyperlink>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3a3txmhv7rpl">
            <w:r w:rsidDel="00000000" w:rsidR="00000000" w:rsidRPr="00000000">
              <w:rPr>
                <w:color w:val="000000"/>
                <w:rtl w:val="0"/>
              </w:rPr>
              <w:t xml:space="preserve">Hình 3.4 Tên hình 2</w:t>
              <w:tab/>
              <w:t xml:space="preserve">27</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xpvbiployfu1">
            <w:r w:rsidDel="00000000" w:rsidR="00000000" w:rsidRPr="00000000">
              <w:rPr>
                <w:color w:val="000000"/>
                <w:rtl w:val="0"/>
              </w:rPr>
              <w:t xml:space="preserve">Hình 3.5: Sơ đồ tổ chức: Quy trình quản lý bán hàng</w:t>
              <w:tab/>
              <w:t xml:space="preserve">28</w:t>
            </w:r>
          </w:hyperlink>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20f1e1yop8bs">
            <w:r w:rsidDel="00000000" w:rsidR="00000000" w:rsidRPr="00000000">
              <w:rPr>
                <w:color w:val="000000"/>
                <w:rtl w:val="0"/>
              </w:rPr>
              <w:t xml:space="preserve">Hình 3.6 Tên hình 2</w:t>
              <w:tab/>
              <w:t xml:space="preserve">30</w:t>
            </w:r>
          </w:hyperlink>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idjcsbtlsfdg">
            <w:r w:rsidDel="00000000" w:rsidR="00000000" w:rsidRPr="00000000">
              <w:rPr>
                <w:color w:val="000000"/>
                <w:rtl w:val="0"/>
              </w:rPr>
              <w:t xml:space="preserve">Hình 3.7: Sơ đồ tổ chức: Quy trình quản lý dự án</w:t>
              <w:tab/>
              <w:t xml:space="preserve">31</w:t>
            </w:r>
          </w:hyperlink>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2po9mo6wmvit">
            <w:r w:rsidDel="00000000" w:rsidR="00000000" w:rsidRPr="00000000">
              <w:rPr>
                <w:color w:val="000000"/>
                <w:rtl w:val="0"/>
              </w:rPr>
              <w:t xml:space="preserve">Hình 3.8 Tên hình 2</w:t>
              <w:tab/>
              <w:t xml:space="preserve">33</w:t>
            </w:r>
          </w:hyperlink>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1kq4j1wk7hkt">
            <w:r w:rsidDel="00000000" w:rsidR="00000000" w:rsidRPr="00000000">
              <w:rPr>
                <w:color w:val="000000"/>
                <w:rtl w:val="0"/>
              </w:rPr>
              <w:t xml:space="preserve">Hình 3.9: Sơ đồ tổ chức: Quy trình tuyển dụng nhân sự</w:t>
              <w:tab/>
              <w:t xml:space="preserve">33</w:t>
            </w:r>
          </w:hyperlink>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dfpclh5w6v6">
            <w:r w:rsidDel="00000000" w:rsidR="00000000" w:rsidRPr="00000000">
              <w:rPr>
                <w:color w:val="000000"/>
                <w:rtl w:val="0"/>
              </w:rPr>
              <w:t xml:space="preserve">Hình 3.10 Tên hình 2</w:t>
              <w:tab/>
              <w:t xml:space="preserve">35</w:t>
            </w:r>
          </w:hyperlink>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x1tbvpsf2nfp">
            <w:r w:rsidDel="00000000" w:rsidR="00000000" w:rsidRPr="00000000">
              <w:rPr>
                <w:color w:val="000000"/>
                <w:rtl w:val="0"/>
              </w:rPr>
              <w:t xml:space="preserve">Hình 3.11: Sơ đồ tổ chức: Quy trình quản lý &amp; kiểm soát tài sản</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9">
      <w:pPr>
        <w:rPr>
          <w:rFonts w:ascii="Times New Roman" w:cs="Times New Roman" w:eastAsia="Times New Roman" w:hAnsi="Times New Roman"/>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EA">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BẢNG</w:t>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right" w:leader="none" w:pos="8777"/>
        </w:tabs>
        <w:spacing w:after="0" w:lineRule="auto"/>
        <w:rPr>
          <w:rFonts w:ascii="Times New Roman" w:cs="Times New Roman" w:eastAsia="Times New Roman" w:hAnsi="Times New Roman"/>
          <w:color w:val="000000"/>
          <w:sz w:val="22"/>
          <w:szCs w:val="22"/>
        </w:rPr>
      </w:pPr>
      <w:r w:rsidDel="00000000" w:rsidR="00000000" w:rsidRPr="00000000">
        <w:rPr>
          <w:rtl w:val="0"/>
        </w:rPr>
      </w:r>
    </w:p>
    <w:sdt>
      <w:sdtPr>
        <w:id w:val="-1812424952"/>
        <w:docPartObj>
          <w:docPartGallery w:val="Table of Contents"/>
          <w:docPartUnique w:val="1"/>
        </w:docPartObj>
      </w:sdtPr>
      <w:sdtContent>
        <w:sdt>
          <w:sdtPr>
            <w:id w:val="-2086979436"/>
            <w:tag w:val="goog_rdk_22"/>
          </w:sdtPr>
          <w:sdtContent>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right" w:leader="none" w:pos="8777"/>
                </w:tabs>
                <w:spacing w:after="0" w:lineRule="auto"/>
                <w:rPr>
                  <w:del w:author="Văn Trung" w:id="7" w:date="2026-07-12T14:36:00Z"/>
                  <w:rFonts w:ascii="Times New Roman" w:cs="Times New Roman" w:eastAsia="Times New Roman" w:hAnsi="Times New Roman"/>
                  <w:color w:val="000000"/>
                  <w:sz w:val="22"/>
                  <w:szCs w:val="22"/>
                </w:rPr>
              </w:pPr>
              <w:r w:rsidDel="00000000" w:rsidR="00000000" w:rsidRPr="00000000">
                <w:fldChar w:fldCharType="begin"/>
                <w:instrText xml:space="preserve"> TOC \h \u \z \t "Heading 1,1,Heading 2,2,Heading 3,3,Heading 4,4,Heading 5,5,Heading 6,6,"</w:instrText>
                <w:fldChar w:fldCharType="separate"/>
              </w:r>
              <w:sdt>
                <w:sdtPr>
                  <w:id w:val="611250685"/>
                  <w:tag w:val="goog_rdk_20"/>
                </w:sdtPr>
                <w:sdtContent>
                  <w:del w:author="Văn Trung" w:id="7" w:date="2026-07-12T14:36:00Z"/>
                  <w:sdt>
                    <w:sdtPr>
                      <w:id w:val="-379260376"/>
                      <w:tag w:val="goog_rdk_21"/>
                    </w:sdtPr>
                    <w:sdtContent>
                      <w:del w:author="Văn Trung" w:id="7" w:date="2026-07-12T14:36:00Z">
                        <w:r w:rsidDel="00000000" w:rsidR="00000000" w:rsidRPr="00000000">
                          <w:rPr>
                            <w:color w:val="000000"/>
                            <w:rtl w:val="0"/>
                            <w:rPrChange w:author="Văn Trung" w:id="8" w:date="2026-07-12T14:36:00Z">
                              <w:rPr>
                                <w:rFonts w:ascii="Times New Roman" w:cs="Times New Roman" w:eastAsia="Times New Roman" w:hAnsi="Times New Roman"/>
                                <w:color w:val="000000"/>
                              </w:rPr>
                            </w:rPrChange>
                          </w:rPr>
                          <w:delText xml:space="preserve">Bảng 1.1: Tên bảng 1</w:delText>
                        </w:r>
                      </w:del>
                    </w:sdtContent>
                  </w:sdt>
                  <w:del w:author="Văn Trung" w:id="7" w:date="2026-07-12T14:36:00Z">
                    <w:r w:rsidDel="00000000" w:rsidR="00000000" w:rsidRPr="00000000">
                      <w:rPr>
                        <w:rFonts w:ascii="Times New Roman" w:cs="Times New Roman" w:eastAsia="Times New Roman" w:hAnsi="Times New Roman"/>
                        <w:color w:val="000000"/>
                        <w:rtl w:val="0"/>
                      </w:rPr>
                      <w:tab/>
                      <w:delText xml:space="preserve">3</w:delText>
                    </w:r>
                    <w:r w:rsidDel="00000000" w:rsidR="00000000" w:rsidRPr="00000000">
                      <w:rPr>
                        <w:rtl w:val="0"/>
                      </w:rPr>
                    </w:r>
                  </w:del>
                </w:sdtContent>
              </w:sdt>
            </w:p>
          </w:sdtContent>
        </w:sdt>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right" w:leader="none" w:pos="8777"/>
            </w:tabs>
            <w:spacing w:after="0" w:lineRule="auto"/>
            <w:rPr>
              <w:rFonts w:ascii="Times New Roman" w:cs="Times New Roman" w:eastAsia="Times New Roman" w:hAnsi="Times New Roman"/>
              <w:color w:val="000000"/>
              <w:sz w:val="22"/>
              <w:szCs w:val="22"/>
            </w:rPr>
          </w:pPr>
          <w:sdt>
            <w:sdtPr>
              <w:id w:val="49503279"/>
              <w:tag w:val="goog_rdk_23"/>
            </w:sdtPr>
            <w:sdtContent>
              <w:del w:author="Văn Trung" w:id="7" w:date="2026-07-12T14:36:00Z"/>
              <w:sdt>
                <w:sdtPr>
                  <w:id w:val="138552826"/>
                  <w:tag w:val="goog_rdk_24"/>
                </w:sdtPr>
                <w:sdtContent>
                  <w:del w:author="Văn Trung" w:id="7" w:date="2026-07-12T14:36:00Z">
                    <w:r w:rsidDel="00000000" w:rsidR="00000000" w:rsidRPr="00000000">
                      <w:rPr>
                        <w:color w:val="000000"/>
                        <w:rtl w:val="0"/>
                        <w:rPrChange w:author="Văn Trung" w:id="9" w:date="2026-07-12T14:36:00Z">
                          <w:rPr>
                            <w:rFonts w:ascii="Times New Roman" w:cs="Times New Roman" w:eastAsia="Times New Roman" w:hAnsi="Times New Roman"/>
                            <w:color w:val="000000"/>
                          </w:rPr>
                        </w:rPrChange>
                      </w:rPr>
                      <w:delText xml:space="preserve">Bảng 2.1: Tên bảng 1</w:delText>
                    </w:r>
                  </w:del>
                </w:sdtContent>
              </w:sdt>
              <w:del w:author="Văn Trung" w:id="7" w:date="2026-07-12T14:36:00Z">
                <w:r w:rsidDel="00000000" w:rsidR="00000000" w:rsidRPr="00000000">
                  <w:rPr>
                    <w:rFonts w:ascii="Times New Roman" w:cs="Times New Roman" w:eastAsia="Times New Roman" w:hAnsi="Times New Roman"/>
                    <w:color w:val="000000"/>
                    <w:rtl w:val="0"/>
                  </w:rPr>
                  <w:tab/>
                  <w:delText xml:space="preserve">4</w:delText>
                </w:r>
              </w:del>
            </w:sdtContent>
          </w:sdt>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0" w:line="276" w:lineRule="auto"/>
        <w:jc w:val="left"/>
        <w:rPr>
          <w:rFonts w:ascii="Times New Roman" w:cs="Times New Roman" w:eastAsia="Times New Roman" w:hAnsi="Times New Roman"/>
          <w:color w:val="000000"/>
          <w:sz w:val="22"/>
          <w:szCs w:val="22"/>
        </w:rPr>
      </w:pPr>
      <w:r w:rsidDel="00000000" w:rsidR="00000000" w:rsidRPr="00000000">
        <w:rPr>
          <w:rtl w:val="0"/>
        </w:rPr>
      </w:r>
    </w:p>
    <w:sdt>
      <w:sdtPr>
        <w:id w:val="680235179"/>
        <w:docPartObj>
          <w:docPartGallery w:val="Table of Contents"/>
          <w:docPartUnique w:val="1"/>
        </w:docPartObj>
      </w:sdtPr>
      <w:sdtContent>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right" w:leader="none" w:pos="8777"/>
            </w:tabs>
            <w:spacing w:after="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ebgy0ft9rgle">
            <w:r w:rsidDel="00000000" w:rsidR="00000000" w:rsidRPr="00000000">
              <w:rPr>
                <w:color w:val="000000"/>
                <w:rtl w:val="0"/>
              </w:rPr>
              <w:t xml:space="preserve">Bảng 1.1: Bảng mô hình kinh doanh của OR Tech</w:t>
              <w:tab/>
              <w:t xml:space="preserve">2</w:t>
            </w:r>
          </w:hyperlink>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nzgjaxjj96bh">
            <w:r w:rsidDel="00000000" w:rsidR="00000000" w:rsidRPr="00000000">
              <w:rPr>
                <w:color w:val="000000"/>
                <w:rtl w:val="0"/>
              </w:rPr>
              <w:t xml:space="preserve">Bảng 1.2: Bảng dịch vụ và công nghệ tại OR Tech</w:t>
              <w:tab/>
              <w:t xml:space="preserve">3</w:t>
            </w:r>
          </w:hyperlink>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ae4o5zoobhxo">
            <w:r w:rsidDel="00000000" w:rsidR="00000000" w:rsidRPr="00000000">
              <w:rPr>
                <w:color w:val="000000"/>
                <w:rtl w:val="0"/>
              </w:rPr>
              <w:t xml:space="preserve">Bảng 3.1 Độ phức tạp: Quy trình quản lý chất lượng</w:t>
              <w:tab/>
              <w:t xml:space="preserve">22</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eppizsxzht40">
            <w:r w:rsidDel="00000000" w:rsidR="00000000" w:rsidRPr="00000000">
              <w:rPr>
                <w:color w:val="000000"/>
                <w:rtl w:val="0"/>
              </w:rPr>
              <w:t xml:space="preserve">Bảng 3.2: Kế hoạch làm việc theo tuần: Quy trình quản quản lý chất lượng</w:t>
              <w:tab/>
              <w:t xml:space="preserve">24</w:t>
            </w:r>
          </w:hyperlink>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xs1fd86nxeyx">
            <w:r w:rsidDel="00000000" w:rsidR="00000000" w:rsidRPr="00000000">
              <w:rPr>
                <w:color w:val="000000"/>
                <w:rtl w:val="0"/>
              </w:rPr>
              <w:t xml:space="preserve">Bảng 3.3: Thuật ngữ và sổ tay: Quy trình quản lý chất lượng</w:t>
              <w:tab/>
              <w:t xml:space="preserve">25</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l10bhtixap6l">
            <w:r w:rsidDel="00000000" w:rsidR="00000000" w:rsidRPr="00000000">
              <w:rPr>
                <w:color w:val="000000"/>
                <w:rtl w:val="0"/>
              </w:rPr>
              <w:t xml:space="preserve">Bảng 3.4: Biểu mẫu: Audit Checklist: Quy trình quản lý chất lượng</w:t>
              <w:tab/>
              <w:t xml:space="preserve">25</w:t>
            </w:r>
          </w:hyperlink>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wt1ik6esp99g">
            <w:r w:rsidDel="00000000" w:rsidR="00000000" w:rsidRPr="00000000">
              <w:rPr>
                <w:color w:val="000000"/>
                <w:rtl w:val="0"/>
              </w:rPr>
              <w:t xml:space="preserve">Bảng 3.5: Biểu mẫu: CAPA Request Form: Quy trình quản lý chất lượng</w:t>
              <w:tab/>
              <w:t xml:space="preserve">25</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nsg25q1wk4vf">
            <w:r w:rsidDel="00000000" w:rsidR="00000000" w:rsidRPr="00000000">
              <w:rPr>
                <w:color w:val="000000"/>
                <w:rtl w:val="0"/>
              </w:rPr>
              <w:t xml:space="preserve">Bảng 3.6: Độ phức tạp: Quy trình quản lý danh mục dự án &amp; phân bổ nguồn lực</w:t>
              <w:tab/>
              <w:t xml:space="preserve">26</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kz5decvdrs2k">
            <w:r w:rsidDel="00000000" w:rsidR="00000000" w:rsidRPr="00000000">
              <w:rPr>
                <w:color w:val="000000"/>
                <w:rtl w:val="0"/>
              </w:rPr>
              <w:t xml:space="preserve">Bảng 3.7: Kế hoạch làm việc theo tuần: Quy trình quản lý danh mục dự án &amp; phân bổ nguồn lực</w:t>
              <w:tab/>
              <w:t xml:space="preserve">27</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kw3caspika3a">
            <w:r w:rsidDel="00000000" w:rsidR="00000000" w:rsidRPr="00000000">
              <w:rPr>
                <w:color w:val="000000"/>
                <w:rtl w:val="0"/>
              </w:rPr>
              <w:t xml:space="preserve">Bảng 3.8: Thuật ngữ và sổ tay: Quy trình quản lý dự án &amp; phân bổ nguồn lực</w:t>
              <w:tab/>
              <w:t xml:space="preserve">27</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hdl7gar94cvg">
            <w:r w:rsidDel="00000000" w:rsidR="00000000" w:rsidRPr="00000000">
              <w:rPr>
                <w:color w:val="000000"/>
                <w:rtl w:val="0"/>
              </w:rPr>
              <w:t xml:space="preserve">Bảng 3.9: Biểu mẫu: Resource Request Form: Quy trình quản lý danh mục dự án &amp; phân bổ nguồn lực</w:t>
              <w:tab/>
              <w:t xml:space="preserve">28</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dp03mpofgpye">
            <w:r w:rsidDel="00000000" w:rsidR="00000000" w:rsidRPr="00000000">
              <w:rPr>
                <w:color w:val="000000"/>
                <w:rtl w:val="0"/>
              </w:rPr>
              <w:t xml:space="preserve">Bảng 3.10: Biểu mẫu: Resource Allocation Sheet: Quy trỉnh quản lý danh mục dự án &amp; phân bổ nguồn lực</w:t>
              <w:tab/>
              <w:t xml:space="preserve">28</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sitiqulf2flj">
            <w:r w:rsidDel="00000000" w:rsidR="00000000" w:rsidRPr="00000000">
              <w:rPr>
                <w:color w:val="000000"/>
                <w:rtl w:val="0"/>
              </w:rPr>
              <w:t xml:space="preserve">Bảng 3.11 Tên bảng 1</w:t>
              <w:tab/>
              <w:t xml:space="preserve">28</w:t>
            </w:r>
          </w:hyperlink>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k2m8dth3vhno">
            <w:r w:rsidDel="00000000" w:rsidR="00000000" w:rsidRPr="00000000">
              <w:rPr>
                <w:color w:val="000000"/>
                <w:rtl w:val="0"/>
              </w:rPr>
              <w:t xml:space="preserve">Bảng 3.12: Kế hoạch làm việc theo tuần: Quy trỉnh quản lý bán hàng</w:t>
              <w:tab/>
              <w:t xml:space="preserve">29</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qj5zzaw8s6w5">
            <w:r w:rsidDel="00000000" w:rsidR="00000000" w:rsidRPr="00000000">
              <w:rPr>
                <w:color w:val="000000"/>
                <w:rtl w:val="0"/>
              </w:rPr>
              <w:t xml:space="preserve">Bảng 3.13: Thuật ngữ và sổ tay: Quy trình quản lý bán hàng</w:t>
              <w:tab/>
              <w:t xml:space="preserve">30</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d3tsdqd8z8pi">
            <w:r w:rsidDel="00000000" w:rsidR="00000000" w:rsidRPr="00000000">
              <w:rPr>
                <w:color w:val="000000"/>
                <w:rtl w:val="0"/>
              </w:rPr>
              <w:t xml:space="preserve">Bảng 3.14: Biểu mẫu: Quotation Form: Quy trình quản lý bán hàng</w:t>
              <w:tab/>
              <w:t xml:space="preserve">30</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28yastonqkdq">
            <w:r w:rsidDel="00000000" w:rsidR="00000000" w:rsidRPr="00000000">
              <w:rPr>
                <w:color w:val="000000"/>
                <w:rtl w:val="0"/>
              </w:rPr>
              <w:t xml:space="preserve">Bảng 3.15: Biễu mẫu: Client Satisfaction Survey: Quy trình quản lý bán hàng</w:t>
              <w:tab/>
              <w:t xml:space="preserve">31</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gjtf11we9f3x">
            <w:r w:rsidDel="00000000" w:rsidR="00000000" w:rsidRPr="00000000">
              <w:rPr>
                <w:color w:val="000000"/>
                <w:rtl w:val="0"/>
              </w:rPr>
              <w:t xml:space="preserve">Bảng 3.16 Tên bảng 1</w:t>
              <w:tab/>
              <w:t xml:space="preserve">31</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gxk09amafaga">
            <w:r w:rsidDel="00000000" w:rsidR="00000000" w:rsidRPr="00000000">
              <w:rPr>
                <w:color w:val="000000"/>
                <w:rtl w:val="0"/>
              </w:rPr>
              <w:t xml:space="preserve">Bảng 3.17: Kế hoạch làm việc theo tuần: Quy trình quản lý dự án</w:t>
              <w:tab/>
              <w:t xml:space="preserve">32</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43e91wq0b8eh">
            <w:r w:rsidDel="00000000" w:rsidR="00000000" w:rsidRPr="00000000">
              <w:rPr>
                <w:color w:val="000000"/>
                <w:rtl w:val="0"/>
              </w:rPr>
              <w:t xml:space="preserve">Bảng 3.18: Thuật ngữ và sổ tay: Quy trình quản lý dự án</w:t>
              <w:tab/>
              <w:t xml:space="preserve">33</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qt4lzjpelgbe">
            <w:r w:rsidDel="00000000" w:rsidR="00000000" w:rsidRPr="00000000">
              <w:rPr>
                <w:color w:val="000000"/>
                <w:rtl w:val="0"/>
              </w:rPr>
              <w:t xml:space="preserve">Bảng 3.19: Biểu mẫu: User Story Template: Quy trình quản lý dự án</w:t>
              <w:tab/>
              <w:t xml:space="preserve">33</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9493hx1vxybt">
            <w:r w:rsidDel="00000000" w:rsidR="00000000" w:rsidRPr="00000000">
              <w:rPr>
                <w:color w:val="000000"/>
                <w:rtl w:val="0"/>
              </w:rPr>
              <w:t xml:space="preserve">Bảng 3.20 Tên bảng 1</w:t>
              <w:tab/>
              <w:t xml:space="preserve">34</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ybajyuakgb44">
            <w:r w:rsidDel="00000000" w:rsidR="00000000" w:rsidRPr="00000000">
              <w:rPr>
                <w:color w:val="000000"/>
                <w:rtl w:val="0"/>
              </w:rPr>
              <w:t xml:space="preserve">Bảng 3.21: Kế hoạch làm việc theo tuần: Quy trình tuyễn dụng nhân sự</w:t>
              <w:tab/>
              <w:t xml:space="preserve">35</w:t>
            </w:r>
          </w:hyperlink>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nid47ow3evm3">
            <w:r w:rsidDel="00000000" w:rsidR="00000000" w:rsidRPr="00000000">
              <w:rPr>
                <w:color w:val="000000"/>
                <w:rtl w:val="0"/>
              </w:rPr>
              <w:t xml:space="preserve">Bảng 3.22: Thuật ngữ và sổ tay: Quy trỉnh quản lý tuyển dụng nhân sự</w:t>
              <w:tab/>
              <w:t xml:space="preserve">35</w:t>
            </w:r>
          </w:hyperlink>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mnz0ychiooj0">
            <w:r w:rsidDel="00000000" w:rsidR="00000000" w:rsidRPr="00000000">
              <w:rPr>
                <w:color w:val="000000"/>
                <w:rtl w:val="0"/>
              </w:rPr>
              <w:t xml:space="preserve">Bảng 3.23: Biểu mẫu: FR Job Requissition Form: Quy trình tuyển dụng nhân sự</w:t>
              <w:tab/>
              <w:t xml:space="preserve">36</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z6r1nahf0x92">
            <w:r w:rsidDel="00000000" w:rsidR="00000000" w:rsidRPr="00000000">
              <w:rPr>
                <w:color w:val="000000"/>
                <w:rtl w:val="0"/>
              </w:rPr>
              <w:t xml:space="preserve">Bảng 3.24: Biểu mẫu: Interview Report Form</w:t>
              <w:tab/>
              <w:t xml:space="preserve">36</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rna6t4bhbz1f">
            <w:r w:rsidDel="00000000" w:rsidR="00000000" w:rsidRPr="00000000">
              <w:rPr>
                <w:color w:val="000000"/>
                <w:rtl w:val="0"/>
              </w:rPr>
              <w:t xml:space="preserve">Bảng 3.25 Tên bảng 1</w:t>
              <w:tab/>
              <w:t xml:space="preserve">36</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e9n4lxb18ilu">
            <w:r w:rsidDel="00000000" w:rsidR="00000000" w:rsidRPr="00000000">
              <w:rPr>
                <w:color w:val="000000"/>
                <w:rtl w:val="0"/>
              </w:rPr>
              <w:t xml:space="preserve">Bảng 3.26: Kế hoách làm việc theo tuần: Quy trình quản lý &amp; kiểm soát tài sản</w:t>
              <w:tab/>
              <w:t xml:space="preserve">37</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4zy8hmbadonp">
            <w:r w:rsidDel="00000000" w:rsidR="00000000" w:rsidRPr="00000000">
              <w:rPr>
                <w:color w:val="000000"/>
                <w:rtl w:val="0"/>
              </w:rPr>
              <w:t xml:space="preserve">Bảng 3.27: Thuật ngữ và sổ tay: Quy trình quản lý &amp; kiểm soát tài sản</w:t>
              <w:tab/>
              <w:t xml:space="preserve">38</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214e9gy9zf7">
            <w:r w:rsidDel="00000000" w:rsidR="00000000" w:rsidRPr="00000000">
              <w:rPr>
                <w:color w:val="000000"/>
                <w:rtl w:val="0"/>
              </w:rPr>
              <w:t xml:space="preserve">Bảng 3.28: Biểu mẫu: Equipment Control Register: Quy trình quản lý &amp; kiểm soát tài sản</w:t>
              <w:tab/>
              <w:t xml:space="preserve">38</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oohedl5oc2ca">
            <w:r w:rsidDel="00000000" w:rsidR="00000000" w:rsidRPr="00000000">
              <w:rPr>
                <w:color w:val="000000"/>
                <w:rtl w:val="0"/>
              </w:rPr>
              <w:t xml:space="preserve">Bảng 3.29: Biểu mẫu: Preperty In/Out Form: Quy trình quản lý &amp; kiểm soát tài sản</w:t>
              <w:tab/>
              <w:t xml:space="preserve">38</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hc0becstjrgb">
            <w:r w:rsidDel="00000000" w:rsidR="00000000" w:rsidRPr="00000000">
              <w:rPr>
                <w:color w:val="000000"/>
                <w:rtl w:val="0"/>
              </w:rPr>
              <w:t xml:space="preserve">Bảng 3.30: Câu hỏi định tính có cấu trúc</w:t>
              <w:tab/>
              <w:t xml:space="preserve">39</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z3x1r6940tog">
            <w:r w:rsidDel="00000000" w:rsidR="00000000" w:rsidRPr="00000000">
              <w:rPr>
                <w:color w:val="000000"/>
                <w:rtl w:val="0"/>
              </w:rPr>
              <w:t xml:space="preserve">Bảng 3.31: Câu hỏi định tính không có cấu trúc</w:t>
              <w:tab/>
              <w:t xml:space="preserve">39</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vk4y24kiscyv">
            <w:r w:rsidDel="00000000" w:rsidR="00000000" w:rsidRPr="00000000">
              <w:rPr>
                <w:color w:val="000000"/>
                <w:rtl w:val="0"/>
              </w:rPr>
              <w:t xml:space="preserve">Bảng 3.32: Câu hỏi định lượng có cấu trúc</w:t>
              <w:tab/>
              <w:t xml:space="preserve">40</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yqg1alm5b772">
            <w:r w:rsidDel="00000000" w:rsidR="00000000" w:rsidRPr="00000000">
              <w:rPr>
                <w:color w:val="000000"/>
                <w:rtl w:val="0"/>
              </w:rPr>
              <w:t xml:space="preserve">Bảng 3.33: Câu hỏi định lượng không có cấu trúc</w:t>
              <w:tab/>
              <w:t xml:space="preserve">41</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8671a0tjvfos">
            <w:r w:rsidDel="00000000" w:rsidR="00000000" w:rsidRPr="00000000">
              <w:rPr>
                <w:color w:val="000000"/>
                <w:rtl w:val="0"/>
              </w:rPr>
              <w:t xml:space="preserve">Bảng 4.1: Phân tích giá trị gia tăng: Quy trình quản lý dự án</w:t>
              <w:tab/>
              <w:t xml:space="preserve">42</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xpk2w7vddhpv">
            <w:r w:rsidDel="00000000" w:rsidR="00000000" w:rsidRPr="00000000">
              <w:rPr>
                <w:color w:val="000000"/>
                <w:rtl w:val="0"/>
              </w:rPr>
              <w:t xml:space="preserve">Bảng 4.2: Phân tích sự lãng phí: Qy trình quản lý dự án</w:t>
              <w:tab/>
              <w:t xml:space="preserve">43</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ko8wfgpo79ak">
            <w:r w:rsidDel="00000000" w:rsidR="00000000" w:rsidRPr="00000000">
              <w:rPr>
                <w:color w:val="000000"/>
                <w:rtl w:val="0"/>
              </w:rPr>
              <w:t xml:space="preserve">Bảng 4.3: Phân tích các bên liên quan: Quy trình quản lý dự án</w:t>
              <w:tab/>
              <w:t xml:space="preserve">43</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ce56qtmgzfz6">
            <w:r w:rsidDel="00000000" w:rsidR="00000000" w:rsidRPr="00000000">
              <w:rPr>
                <w:color w:val="000000"/>
                <w:rtl w:val="0"/>
              </w:rPr>
              <w:t xml:space="preserve">Bảng 4.4: Đăng ký phát hành: Quy trình quản lý dự án</w:t>
              <w:tab/>
              <w:t xml:space="preserve">44</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6ivk6c5obsqf">
            <w:r w:rsidDel="00000000" w:rsidR="00000000" w:rsidRPr="00000000">
              <w:rPr>
                <w:color w:val="000000"/>
                <w:rtl w:val="0"/>
              </w:rPr>
              <w:t xml:space="preserve">Bảng 4.5: Các bước và thời gian xử lý: Quy trình quản lý dự án</w:t>
              <w:tab/>
              <w:t xml:space="preserve">46</w:t>
            </w:r>
          </w:hyperlink>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p1kj09t8ggcm">
            <w:r w:rsidDel="00000000" w:rsidR="00000000" w:rsidRPr="00000000">
              <w:rPr>
                <w:color w:val="000000"/>
                <w:rtl w:val="0"/>
              </w:rPr>
              <w:t xml:space="preserve">Bảng 4.6: Bảng phân bổ nguồn lực: Quy trỉnh quản lý dự án</w:t>
              <w:tab/>
              <w:t xml:space="preserve">47</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lvzjrdrbm6r4">
            <w:r w:rsidDel="00000000" w:rsidR="00000000" w:rsidRPr="00000000">
              <w:rPr>
                <w:color w:val="000000"/>
                <w:rtl w:val="0"/>
              </w:rPr>
              <w:t xml:space="preserve">Bảng 4.7: Bảng phân tích định lượng</w:t>
              <w:tab/>
              <w:t xml:space="preserve">47</w:t>
            </w:r>
          </w:hyperlink>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right" w:leader="none" w:pos="8777"/>
            </w:tabs>
            <w:spacing w:after="0" w:lineRule="auto"/>
            <w:rPr>
              <w:rFonts w:ascii="Calibri" w:cs="Calibri" w:eastAsia="Calibri" w:hAnsi="Calibri"/>
              <w:color w:val="000000"/>
              <w:sz w:val="24"/>
              <w:szCs w:val="24"/>
            </w:rPr>
          </w:pPr>
          <w:hyperlink w:anchor="_heading=h.biu2t1s4t7um">
            <w:r w:rsidDel="00000000" w:rsidR="00000000" w:rsidRPr="00000000">
              <w:rPr>
                <w:color w:val="000000"/>
                <w:rtl w:val="0"/>
              </w:rPr>
              <w:t xml:space="preserve">Bảng 4.8 Tên bảng 3</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rPr>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11D">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TỪ VIẾT TẮT</w:t>
      </w:r>
    </w:p>
    <w:tbl>
      <w:tblPr>
        <w:tblStyle w:val="Table1"/>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502"/>
        <w:tblGridChange w:id="0">
          <w:tblGrid>
            <w:gridCol w:w="4501"/>
            <w:gridCol w:w="4502"/>
          </w:tblGrid>
        </w:tblGridChange>
      </w:tblGrid>
      <w:sdt>
        <w:sdtPr>
          <w:id w:val="-1636229954"/>
          <w:tag w:val="goog_rdk_26"/>
        </w:sdtPr>
        <w:sdtContent>
          <w:tr>
            <w:trPr>
              <w:cantSplit w:val="0"/>
              <w:tblHeader w:val="0"/>
              <w:ins w:author="Văn Trung" w:id="10" w:date="2026-07-12T14:34:00Z"/>
            </w:trPr>
            <w:tc>
              <w:tcPr/>
              <w:sdt>
                <w:sdtPr>
                  <w:id w:val="2128433637"/>
                  <w:tag w:val="goog_rdk_28"/>
                </w:sdtPr>
                <w:sdtContent>
                  <w:p w:rsidR="00000000" w:rsidDel="00000000" w:rsidP="00000000" w:rsidRDefault="00000000" w:rsidRPr="00000000" w14:paraId="0000011E">
                    <w:pPr>
                      <w:rPr>
                        <w:ins w:author="Văn Trung" w:id="10" w:date="2026-07-12T14:34:00Z"/>
                        <w:b w:val="1"/>
                        <w:bCs w:val="1"/>
                        <w:sz w:val="28"/>
                        <w:szCs w:val="28"/>
                      </w:rPr>
                    </w:pPr>
                    <w:sdt>
                      <w:sdtPr>
                        <w:id w:val="1173727873"/>
                        <w:tag w:val="goog_rdk_27"/>
                      </w:sdtPr>
                      <w:sdtContent>
                        <w:ins w:author="Văn Trung" w:id="10" w:date="2026-07-12T14:34:00Z">
                          <w:r w:rsidDel="00000000" w:rsidR="00000000" w:rsidRPr="00000000">
                            <w:rPr>
                              <w:rtl w:val="0"/>
                            </w:rPr>
                          </w:r>
                        </w:ins>
                      </w:sdtContent>
                    </w:sdt>
                  </w:p>
                </w:sdtContent>
              </w:sdt>
            </w:tc>
            <w:tc>
              <w:tcPr/>
              <w:sdt>
                <w:sdtPr>
                  <w:id w:val="-523345921"/>
                  <w:tag w:val="goog_rdk_30"/>
                </w:sdtPr>
                <w:sdtContent>
                  <w:p w:rsidR="00000000" w:rsidDel="00000000" w:rsidP="00000000" w:rsidRDefault="00000000" w:rsidRPr="00000000" w14:paraId="0000011F">
                    <w:pPr>
                      <w:rPr>
                        <w:ins w:author="Văn Trung" w:id="10" w:date="2026-07-12T14:34:00Z"/>
                        <w:b w:val="1"/>
                        <w:bCs w:val="1"/>
                        <w:sz w:val="28"/>
                        <w:szCs w:val="28"/>
                      </w:rPr>
                    </w:pPr>
                    <w:sdt>
                      <w:sdtPr>
                        <w:id w:val="814231299"/>
                        <w:tag w:val="goog_rdk_29"/>
                      </w:sdtPr>
                      <w:sdtContent>
                        <w:ins w:author="Văn Trung" w:id="10" w:date="2026-07-12T14:34:00Z">
                          <w:r w:rsidDel="00000000" w:rsidR="00000000" w:rsidRPr="00000000">
                            <w:rPr>
                              <w:rtl w:val="0"/>
                            </w:rPr>
                          </w:r>
                        </w:ins>
                      </w:sdtContent>
                    </w:sdt>
                  </w:p>
                </w:sdtContent>
              </w:sdt>
            </w:tc>
          </w:tr>
        </w:sdtContent>
      </w:sdt>
      <w:sdt>
        <w:sdtPr>
          <w:id w:val="-739432183"/>
          <w:tag w:val="goog_rdk_31"/>
        </w:sdtPr>
        <w:sdtContent>
          <w:tr>
            <w:trPr>
              <w:cantSplit w:val="0"/>
              <w:tblHeader w:val="0"/>
              <w:ins w:author="Văn Trung" w:id="10" w:date="2026-07-12T14:34:00Z"/>
            </w:trPr>
            <w:tc>
              <w:tcPr/>
              <w:sdt>
                <w:sdtPr>
                  <w:id w:val="167128555"/>
                  <w:tag w:val="goog_rdk_33"/>
                </w:sdtPr>
                <w:sdtContent>
                  <w:p w:rsidR="00000000" w:rsidDel="00000000" w:rsidP="00000000" w:rsidRDefault="00000000" w:rsidRPr="00000000" w14:paraId="00000120">
                    <w:pPr>
                      <w:rPr>
                        <w:ins w:author="Văn Trung" w:id="10" w:date="2026-07-12T14:34:00Z"/>
                        <w:b w:val="1"/>
                        <w:bCs w:val="1"/>
                        <w:sz w:val="28"/>
                        <w:szCs w:val="28"/>
                      </w:rPr>
                    </w:pPr>
                    <w:sdt>
                      <w:sdtPr>
                        <w:id w:val="-2112694607"/>
                        <w:tag w:val="goog_rdk_32"/>
                      </w:sdtPr>
                      <w:sdtContent>
                        <w:ins w:author="Văn Trung" w:id="10" w:date="2026-07-12T14:34:00Z">
                          <w:r w:rsidDel="00000000" w:rsidR="00000000" w:rsidRPr="00000000">
                            <w:rPr>
                              <w:rtl w:val="0"/>
                            </w:rPr>
                          </w:r>
                        </w:ins>
                      </w:sdtContent>
                    </w:sdt>
                  </w:p>
                </w:sdtContent>
              </w:sdt>
            </w:tc>
            <w:tc>
              <w:tcPr/>
              <w:sdt>
                <w:sdtPr>
                  <w:id w:val="-1895112594"/>
                  <w:tag w:val="goog_rdk_35"/>
                </w:sdtPr>
                <w:sdtContent>
                  <w:p w:rsidR="00000000" w:rsidDel="00000000" w:rsidP="00000000" w:rsidRDefault="00000000" w:rsidRPr="00000000" w14:paraId="00000121">
                    <w:pPr>
                      <w:rPr>
                        <w:ins w:author="Văn Trung" w:id="10" w:date="2026-07-12T14:34:00Z"/>
                        <w:b w:val="1"/>
                        <w:bCs w:val="1"/>
                        <w:sz w:val="28"/>
                        <w:szCs w:val="28"/>
                      </w:rPr>
                    </w:pPr>
                    <w:sdt>
                      <w:sdtPr>
                        <w:id w:val="827772313"/>
                        <w:tag w:val="goog_rdk_34"/>
                      </w:sdtPr>
                      <w:sdtContent>
                        <w:ins w:author="Văn Trung" w:id="10" w:date="2026-07-12T14:34:00Z">
                          <w:r w:rsidDel="00000000" w:rsidR="00000000" w:rsidRPr="00000000">
                            <w:rPr>
                              <w:rtl w:val="0"/>
                            </w:rPr>
                          </w:r>
                        </w:ins>
                      </w:sdtContent>
                    </w:sdt>
                  </w:p>
                </w:sdtContent>
              </w:sdt>
            </w:tc>
          </w:tr>
        </w:sdtContent>
      </w:sdt>
      <w:sdt>
        <w:sdtPr>
          <w:id w:val="-2040231346"/>
          <w:tag w:val="goog_rdk_36"/>
        </w:sdtPr>
        <w:sdtContent>
          <w:tr>
            <w:trPr>
              <w:cantSplit w:val="0"/>
              <w:tblHeader w:val="0"/>
              <w:ins w:author="Văn Trung" w:id="10" w:date="2026-07-12T14:34:00Z"/>
            </w:trPr>
            <w:tc>
              <w:tcPr/>
              <w:sdt>
                <w:sdtPr>
                  <w:id w:val="-1328070804"/>
                  <w:tag w:val="goog_rdk_38"/>
                </w:sdtPr>
                <w:sdtContent>
                  <w:p w:rsidR="00000000" w:rsidDel="00000000" w:rsidP="00000000" w:rsidRDefault="00000000" w:rsidRPr="00000000" w14:paraId="00000122">
                    <w:pPr>
                      <w:rPr>
                        <w:ins w:author="Văn Trung" w:id="10" w:date="2026-07-12T14:34:00Z"/>
                        <w:b w:val="1"/>
                        <w:bCs w:val="1"/>
                        <w:sz w:val="28"/>
                        <w:szCs w:val="28"/>
                      </w:rPr>
                    </w:pPr>
                    <w:sdt>
                      <w:sdtPr>
                        <w:id w:val="-2081814983"/>
                        <w:tag w:val="goog_rdk_37"/>
                      </w:sdtPr>
                      <w:sdtContent>
                        <w:ins w:author="Văn Trung" w:id="10" w:date="2026-07-12T14:34:00Z">
                          <w:r w:rsidDel="00000000" w:rsidR="00000000" w:rsidRPr="00000000">
                            <w:rPr>
                              <w:rtl w:val="0"/>
                            </w:rPr>
                          </w:r>
                        </w:ins>
                      </w:sdtContent>
                    </w:sdt>
                  </w:p>
                </w:sdtContent>
              </w:sdt>
            </w:tc>
            <w:tc>
              <w:tcPr/>
              <w:sdt>
                <w:sdtPr>
                  <w:id w:val="-1703774572"/>
                  <w:tag w:val="goog_rdk_40"/>
                </w:sdtPr>
                <w:sdtContent>
                  <w:p w:rsidR="00000000" w:rsidDel="00000000" w:rsidP="00000000" w:rsidRDefault="00000000" w:rsidRPr="00000000" w14:paraId="00000123">
                    <w:pPr>
                      <w:rPr>
                        <w:ins w:author="Văn Trung" w:id="10" w:date="2026-07-12T14:34:00Z"/>
                        <w:b w:val="1"/>
                        <w:bCs w:val="1"/>
                        <w:sz w:val="28"/>
                        <w:szCs w:val="28"/>
                      </w:rPr>
                    </w:pPr>
                    <w:sdt>
                      <w:sdtPr>
                        <w:id w:val="180572251"/>
                        <w:tag w:val="goog_rdk_39"/>
                      </w:sdtPr>
                      <w:sdtContent>
                        <w:ins w:author="Văn Trung" w:id="10" w:date="2026-07-12T14:34:00Z">
                          <w:r w:rsidDel="00000000" w:rsidR="00000000" w:rsidRPr="00000000">
                            <w:rPr>
                              <w:rtl w:val="0"/>
                            </w:rPr>
                          </w:r>
                        </w:ins>
                      </w:sdtContent>
                    </w:sdt>
                  </w:p>
                </w:sdtContent>
              </w:sdt>
            </w:tc>
          </w:tr>
        </w:sdtContent>
      </w:sdt>
      <w:sdt>
        <w:sdtPr>
          <w:id w:val="-1571821352"/>
          <w:tag w:val="goog_rdk_41"/>
        </w:sdtPr>
        <w:sdtContent>
          <w:tr>
            <w:trPr>
              <w:cantSplit w:val="0"/>
              <w:tblHeader w:val="0"/>
              <w:ins w:author="Văn Trung" w:id="10" w:date="2026-07-12T14:34:00Z"/>
            </w:trPr>
            <w:tc>
              <w:tcPr/>
              <w:sdt>
                <w:sdtPr>
                  <w:id w:val="-1013430571"/>
                  <w:tag w:val="goog_rdk_43"/>
                </w:sdtPr>
                <w:sdtContent>
                  <w:p w:rsidR="00000000" w:rsidDel="00000000" w:rsidP="00000000" w:rsidRDefault="00000000" w:rsidRPr="00000000" w14:paraId="00000124">
                    <w:pPr>
                      <w:rPr>
                        <w:ins w:author="Văn Trung" w:id="10" w:date="2026-07-12T14:34:00Z"/>
                        <w:b w:val="1"/>
                        <w:bCs w:val="1"/>
                        <w:sz w:val="28"/>
                        <w:szCs w:val="28"/>
                      </w:rPr>
                    </w:pPr>
                    <w:sdt>
                      <w:sdtPr>
                        <w:id w:val="919650808"/>
                        <w:tag w:val="goog_rdk_42"/>
                      </w:sdtPr>
                      <w:sdtContent>
                        <w:ins w:author="Văn Trung" w:id="10" w:date="2026-07-12T14:34:00Z">
                          <w:r w:rsidDel="00000000" w:rsidR="00000000" w:rsidRPr="00000000">
                            <w:rPr>
                              <w:rtl w:val="0"/>
                            </w:rPr>
                          </w:r>
                        </w:ins>
                      </w:sdtContent>
                    </w:sdt>
                  </w:p>
                </w:sdtContent>
              </w:sdt>
            </w:tc>
            <w:tc>
              <w:tcPr/>
              <w:sdt>
                <w:sdtPr>
                  <w:id w:val="-149132750"/>
                  <w:tag w:val="goog_rdk_45"/>
                </w:sdtPr>
                <w:sdtContent>
                  <w:p w:rsidR="00000000" w:rsidDel="00000000" w:rsidP="00000000" w:rsidRDefault="00000000" w:rsidRPr="00000000" w14:paraId="00000125">
                    <w:pPr>
                      <w:rPr>
                        <w:ins w:author="Văn Trung" w:id="10" w:date="2026-07-12T14:34:00Z"/>
                        <w:b w:val="1"/>
                        <w:bCs w:val="1"/>
                        <w:sz w:val="28"/>
                        <w:szCs w:val="28"/>
                      </w:rPr>
                    </w:pPr>
                    <w:sdt>
                      <w:sdtPr>
                        <w:id w:val="-1393820158"/>
                        <w:tag w:val="goog_rdk_44"/>
                      </w:sdtPr>
                      <w:sdtContent>
                        <w:ins w:author="Văn Trung" w:id="10" w:date="2026-07-12T14:34:00Z">
                          <w:r w:rsidDel="00000000" w:rsidR="00000000" w:rsidRPr="00000000">
                            <w:rPr>
                              <w:rtl w:val="0"/>
                            </w:rPr>
                          </w:r>
                        </w:ins>
                      </w:sdtContent>
                    </w:sdt>
                  </w:p>
                </w:sdtContent>
              </w:sdt>
            </w:tc>
          </w:tr>
        </w:sdtContent>
      </w:sdt>
    </w:tbl>
    <w:p w:rsidR="00000000" w:rsidDel="00000000" w:rsidP="00000000" w:rsidRDefault="00000000" w:rsidRPr="00000000" w14:paraId="00000126">
      <w:pPr>
        <w:rPr>
          <w:b w:val="1"/>
          <w:bCs w:val="1"/>
          <w:sz w:val="28"/>
          <w:szCs w:val="28"/>
        </w:rPr>
      </w:pPr>
      <w:r w:rsidDel="00000000" w:rsidR="00000000" w:rsidRPr="00000000">
        <w:rPr>
          <w:rtl w:val="0"/>
        </w:rPr>
      </w:r>
    </w:p>
    <w:p w:rsidR="00000000" w:rsidDel="00000000" w:rsidP="00000000" w:rsidRDefault="00000000" w:rsidRPr="00000000" w14:paraId="00000127">
      <w:pPr>
        <w:rPr>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128">
      <w:pPr>
        <w:pStyle w:val="Title"/>
        <w:rPr>
          <w:rFonts w:ascii="Times New Roman" w:cs="Times New Roman" w:eastAsia="Times New Roman" w:hAnsi="Times New Roman"/>
        </w:rPr>
      </w:pPr>
      <w:sdt>
        <w:sdtPr>
          <w:id w:val="372595959"/>
          <w:tag w:val="goog_rdk_47"/>
        </w:sdtPr>
        <w:sdtContent>
          <w:ins w:author="Văn Trung" w:id="11" w:date="2026-07-12T14:34:00Z">
            <w:r w:rsidDel="00000000" w:rsidR="00000000" w:rsidRPr="00000000">
              <w:rPr>
                <w:rFonts w:ascii="Times New Roman" w:cs="Times New Roman" w:eastAsia="Times New Roman" w:hAnsi="Times New Roman"/>
                <w:rtl w:val="0"/>
              </w:rPr>
              <w:t xml:space="preserve">BẢNG PHÂN CÔNG NHIỆM VỤ VÀ ĐÁNH GIÁ</w:t>
            </w:r>
          </w:ins>
        </w:sdtContent>
      </w:sdt>
      <w:sdt>
        <w:sdtPr>
          <w:id w:val="-2046870225"/>
          <w:tag w:val="goog_rdk_48"/>
        </w:sdtPr>
        <w:sdtContent>
          <w:del w:author="Văn Trung" w:id="11" w:date="2026-07-12T14:34:00Z">
            <w:r w:rsidDel="00000000" w:rsidR="00000000" w:rsidRPr="00000000">
              <w:rPr>
                <w:rFonts w:ascii="Times New Roman" w:cs="Times New Roman" w:eastAsia="Times New Roman" w:hAnsi="Times New Roman"/>
                <w:rtl w:val="0"/>
              </w:rPr>
              <w:delText xml:space="preserve">TÓM TẮT KHÓA LUẬN</w:delText>
            </w:r>
          </w:del>
        </w:sdtContent>
      </w:sdt>
      <w:r w:rsidDel="00000000" w:rsidR="00000000" w:rsidRPr="00000000">
        <w:rPr>
          <w:rtl w:val="0"/>
        </w:rPr>
      </w:r>
    </w:p>
    <w:tbl>
      <w:tblPr>
        <w:tblStyle w:val="Table2"/>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1"/>
        <w:gridCol w:w="2251"/>
        <w:gridCol w:w="2251"/>
        <w:tblGridChange w:id="0">
          <w:tblGrid>
            <w:gridCol w:w="2250"/>
            <w:gridCol w:w="2251"/>
            <w:gridCol w:w="2251"/>
            <w:gridCol w:w="2251"/>
          </w:tblGrid>
        </w:tblGridChange>
      </w:tblGrid>
      <w:sdt>
        <w:sdtPr>
          <w:id w:val="94226473"/>
          <w:tag w:val="goog_rdk_50"/>
        </w:sdtPr>
        <w:sdtContent>
          <w:tr>
            <w:trPr>
              <w:cantSplit w:val="0"/>
              <w:tblHeader w:val="0"/>
              <w:ins w:author="Văn Trung" w:id="12" w:date="2026-07-12T14:34:00Z"/>
            </w:trPr>
            <w:tc>
              <w:tcPr/>
              <w:sdt>
                <w:sdtPr>
                  <w:id w:val="-1556767791"/>
                  <w:tag w:val="goog_rdk_52"/>
                </w:sdtPr>
                <w:sdtContent>
                  <w:p w:rsidR="00000000" w:rsidDel="00000000" w:rsidP="00000000" w:rsidRDefault="00000000" w:rsidRPr="00000000" w14:paraId="00000129">
                    <w:pPr>
                      <w:rPr>
                        <w:ins w:author="Văn Trung" w:id="12" w:date="2026-07-12T14:34:00Z"/>
                      </w:rPr>
                    </w:pPr>
                    <w:sdt>
                      <w:sdtPr>
                        <w:id w:val="-1547971364"/>
                        <w:tag w:val="goog_rdk_51"/>
                      </w:sdtPr>
                      <w:sdtContent>
                        <w:ins w:author="Văn Trung" w:id="12" w:date="2026-07-12T14:34:00Z">
                          <w:r w:rsidDel="00000000" w:rsidR="00000000" w:rsidRPr="00000000">
                            <w:rPr>
                              <w:rtl w:val="0"/>
                            </w:rPr>
                          </w:r>
                        </w:ins>
                      </w:sdtContent>
                    </w:sdt>
                  </w:p>
                </w:sdtContent>
              </w:sdt>
            </w:tc>
            <w:tc>
              <w:tcPr/>
              <w:sdt>
                <w:sdtPr>
                  <w:id w:val="1362845384"/>
                  <w:tag w:val="goog_rdk_54"/>
                </w:sdtPr>
                <w:sdtContent>
                  <w:p w:rsidR="00000000" w:rsidDel="00000000" w:rsidP="00000000" w:rsidRDefault="00000000" w:rsidRPr="00000000" w14:paraId="0000012A">
                    <w:pPr>
                      <w:rPr>
                        <w:ins w:author="Văn Trung" w:id="12" w:date="2026-07-12T14:34:00Z"/>
                      </w:rPr>
                    </w:pPr>
                    <w:sdt>
                      <w:sdtPr>
                        <w:id w:val="1859282365"/>
                        <w:tag w:val="goog_rdk_53"/>
                      </w:sdtPr>
                      <w:sdtContent>
                        <w:ins w:author="Văn Trung" w:id="12" w:date="2026-07-12T14:34:00Z">
                          <w:r w:rsidDel="00000000" w:rsidR="00000000" w:rsidRPr="00000000">
                            <w:rPr>
                              <w:rtl w:val="0"/>
                            </w:rPr>
                          </w:r>
                        </w:ins>
                      </w:sdtContent>
                    </w:sdt>
                  </w:p>
                </w:sdtContent>
              </w:sdt>
            </w:tc>
            <w:tc>
              <w:tcPr/>
              <w:sdt>
                <w:sdtPr>
                  <w:id w:val="-1804561111"/>
                  <w:tag w:val="goog_rdk_56"/>
                </w:sdtPr>
                <w:sdtContent>
                  <w:p w:rsidR="00000000" w:rsidDel="00000000" w:rsidP="00000000" w:rsidRDefault="00000000" w:rsidRPr="00000000" w14:paraId="0000012B">
                    <w:pPr>
                      <w:rPr>
                        <w:ins w:author="Văn Trung" w:id="12" w:date="2026-07-12T14:34:00Z"/>
                      </w:rPr>
                    </w:pPr>
                    <w:sdt>
                      <w:sdtPr>
                        <w:id w:val="-1275094728"/>
                        <w:tag w:val="goog_rdk_55"/>
                      </w:sdtPr>
                      <w:sdtContent>
                        <w:ins w:author="Văn Trung" w:id="12" w:date="2026-07-12T14:34:00Z">
                          <w:r w:rsidDel="00000000" w:rsidR="00000000" w:rsidRPr="00000000">
                            <w:rPr>
                              <w:rtl w:val="0"/>
                            </w:rPr>
                          </w:r>
                        </w:ins>
                      </w:sdtContent>
                    </w:sdt>
                  </w:p>
                </w:sdtContent>
              </w:sdt>
            </w:tc>
            <w:tc>
              <w:tcPr/>
              <w:sdt>
                <w:sdtPr>
                  <w:id w:val="-1881890983"/>
                  <w:tag w:val="goog_rdk_58"/>
                </w:sdtPr>
                <w:sdtContent>
                  <w:p w:rsidR="00000000" w:rsidDel="00000000" w:rsidP="00000000" w:rsidRDefault="00000000" w:rsidRPr="00000000" w14:paraId="0000012C">
                    <w:pPr>
                      <w:rPr>
                        <w:ins w:author="Văn Trung" w:id="12" w:date="2026-07-12T14:34:00Z"/>
                      </w:rPr>
                    </w:pPr>
                    <w:sdt>
                      <w:sdtPr>
                        <w:id w:val="2030163953"/>
                        <w:tag w:val="goog_rdk_57"/>
                      </w:sdtPr>
                      <w:sdtContent>
                        <w:ins w:author="Văn Trung" w:id="12" w:date="2026-07-12T14:34:00Z">
                          <w:r w:rsidDel="00000000" w:rsidR="00000000" w:rsidRPr="00000000">
                            <w:rPr>
                              <w:rtl w:val="0"/>
                            </w:rPr>
                          </w:r>
                        </w:ins>
                      </w:sdtContent>
                    </w:sdt>
                  </w:p>
                </w:sdtContent>
              </w:sdt>
            </w:tc>
          </w:tr>
        </w:sdtContent>
      </w:sdt>
      <w:sdt>
        <w:sdtPr>
          <w:id w:val="1847236598"/>
          <w:tag w:val="goog_rdk_59"/>
        </w:sdtPr>
        <w:sdtContent>
          <w:tr>
            <w:trPr>
              <w:cantSplit w:val="0"/>
              <w:tblHeader w:val="0"/>
              <w:ins w:author="Văn Trung" w:id="12" w:date="2026-07-12T14:34:00Z"/>
            </w:trPr>
            <w:tc>
              <w:tcPr/>
              <w:sdt>
                <w:sdtPr>
                  <w:id w:val="-1782071288"/>
                  <w:tag w:val="goog_rdk_61"/>
                </w:sdtPr>
                <w:sdtContent>
                  <w:p w:rsidR="00000000" w:rsidDel="00000000" w:rsidP="00000000" w:rsidRDefault="00000000" w:rsidRPr="00000000" w14:paraId="0000012D">
                    <w:pPr>
                      <w:rPr>
                        <w:ins w:author="Văn Trung" w:id="12" w:date="2026-07-12T14:34:00Z"/>
                      </w:rPr>
                    </w:pPr>
                    <w:sdt>
                      <w:sdtPr>
                        <w:id w:val="127219261"/>
                        <w:tag w:val="goog_rdk_60"/>
                      </w:sdtPr>
                      <w:sdtContent>
                        <w:ins w:author="Văn Trung" w:id="12" w:date="2026-07-12T14:34:00Z">
                          <w:r w:rsidDel="00000000" w:rsidR="00000000" w:rsidRPr="00000000">
                            <w:rPr>
                              <w:rtl w:val="0"/>
                            </w:rPr>
                          </w:r>
                        </w:ins>
                      </w:sdtContent>
                    </w:sdt>
                  </w:p>
                </w:sdtContent>
              </w:sdt>
            </w:tc>
            <w:tc>
              <w:tcPr/>
              <w:sdt>
                <w:sdtPr>
                  <w:id w:val="-539603665"/>
                  <w:tag w:val="goog_rdk_63"/>
                </w:sdtPr>
                <w:sdtContent>
                  <w:p w:rsidR="00000000" w:rsidDel="00000000" w:rsidP="00000000" w:rsidRDefault="00000000" w:rsidRPr="00000000" w14:paraId="0000012E">
                    <w:pPr>
                      <w:rPr>
                        <w:ins w:author="Văn Trung" w:id="12" w:date="2026-07-12T14:34:00Z"/>
                      </w:rPr>
                    </w:pPr>
                    <w:sdt>
                      <w:sdtPr>
                        <w:id w:val="1147609512"/>
                        <w:tag w:val="goog_rdk_62"/>
                      </w:sdtPr>
                      <w:sdtContent>
                        <w:ins w:author="Văn Trung" w:id="12" w:date="2026-07-12T14:34:00Z">
                          <w:r w:rsidDel="00000000" w:rsidR="00000000" w:rsidRPr="00000000">
                            <w:rPr>
                              <w:rtl w:val="0"/>
                            </w:rPr>
                          </w:r>
                        </w:ins>
                      </w:sdtContent>
                    </w:sdt>
                  </w:p>
                </w:sdtContent>
              </w:sdt>
            </w:tc>
            <w:tc>
              <w:tcPr/>
              <w:sdt>
                <w:sdtPr>
                  <w:id w:val="1487474133"/>
                  <w:tag w:val="goog_rdk_65"/>
                </w:sdtPr>
                <w:sdtContent>
                  <w:p w:rsidR="00000000" w:rsidDel="00000000" w:rsidP="00000000" w:rsidRDefault="00000000" w:rsidRPr="00000000" w14:paraId="0000012F">
                    <w:pPr>
                      <w:rPr>
                        <w:ins w:author="Văn Trung" w:id="12" w:date="2026-07-12T14:34:00Z"/>
                      </w:rPr>
                    </w:pPr>
                    <w:sdt>
                      <w:sdtPr>
                        <w:id w:val="-737510468"/>
                        <w:tag w:val="goog_rdk_64"/>
                      </w:sdtPr>
                      <w:sdtContent>
                        <w:ins w:author="Văn Trung" w:id="12" w:date="2026-07-12T14:34:00Z">
                          <w:r w:rsidDel="00000000" w:rsidR="00000000" w:rsidRPr="00000000">
                            <w:rPr>
                              <w:rtl w:val="0"/>
                            </w:rPr>
                          </w:r>
                        </w:ins>
                      </w:sdtContent>
                    </w:sdt>
                  </w:p>
                </w:sdtContent>
              </w:sdt>
            </w:tc>
            <w:tc>
              <w:tcPr/>
              <w:sdt>
                <w:sdtPr>
                  <w:id w:val="-2044393559"/>
                  <w:tag w:val="goog_rdk_67"/>
                </w:sdtPr>
                <w:sdtContent>
                  <w:p w:rsidR="00000000" w:rsidDel="00000000" w:rsidP="00000000" w:rsidRDefault="00000000" w:rsidRPr="00000000" w14:paraId="00000130">
                    <w:pPr>
                      <w:rPr>
                        <w:ins w:author="Văn Trung" w:id="12" w:date="2026-07-12T14:34:00Z"/>
                      </w:rPr>
                    </w:pPr>
                    <w:sdt>
                      <w:sdtPr>
                        <w:id w:val="330034569"/>
                        <w:tag w:val="goog_rdk_66"/>
                      </w:sdtPr>
                      <w:sdtContent>
                        <w:ins w:author="Văn Trung" w:id="12" w:date="2026-07-12T14:34:00Z">
                          <w:r w:rsidDel="00000000" w:rsidR="00000000" w:rsidRPr="00000000">
                            <w:rPr>
                              <w:rtl w:val="0"/>
                            </w:rPr>
                          </w:r>
                        </w:ins>
                      </w:sdtContent>
                    </w:sdt>
                  </w:p>
                </w:sdtContent>
              </w:sdt>
            </w:tc>
          </w:tr>
        </w:sdtContent>
      </w:sdt>
    </w:tbl>
    <w:sdt>
      <w:sdtPr>
        <w:id w:val="720499866"/>
        <w:tag w:val="goog_rdk_69"/>
      </w:sdtPr>
      <w:sdtContent>
        <w:p w:rsidR="00000000" w:rsidDel="00000000" w:rsidP="00000000" w:rsidRDefault="00000000" w:rsidRPr="00000000" w14:paraId="00000131">
          <w:pPr>
            <w:rPr>
              <w:rPrChange w:author="Văn Trung" w:id="13" w:date="2026-07-12T14:34:00Z">
                <w:rPr>
                  <w:rFonts w:ascii="Times New Roman" w:cs="Times New Roman" w:eastAsia="Times New Roman" w:hAnsi="Times New Roman"/>
                </w:rPr>
              </w:rPrChange>
            </w:rPr>
            <w:pPrChange w:author="Văn Trung" w:id="0" w:date="2026-07-12T14:34:00Z">
              <w:pPr>
                <w:pStyle w:val="Title"/>
              </w:pPr>
            </w:pPrChange>
          </w:pPr>
          <w:sdt>
            <w:sdtPr>
              <w:id w:val="1688987857"/>
              <w:tag w:val="goog_rdk_68"/>
            </w:sdtPr>
            <w:sdtContent>
              <w:r w:rsidDel="00000000" w:rsidR="00000000" w:rsidRPr="00000000">
                <w:rPr>
                  <w:rtl w:val="0"/>
                </w:rPr>
              </w:r>
            </w:sdtContent>
          </w:sdt>
        </w:p>
      </w:sdtContent>
    </w:sdt>
    <w:p w:rsidR="00000000" w:rsidDel="00000000" w:rsidP="00000000" w:rsidRDefault="00000000" w:rsidRPr="00000000" w14:paraId="00000132">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5">
      <w:pPr>
        <w:pStyle w:val="Heading1"/>
        <w:numPr>
          <w:ilvl w:val="0"/>
          <w:numId w:val="1"/>
        </w:numPr>
        <w:ind w:left="360" w:hanging="360"/>
        <w:rPr/>
      </w:pPr>
      <w:bookmarkStart w:colFirst="0" w:colLast="0" w:name="_heading=h.2bj4kojaeejz" w:id="0"/>
      <w:bookmarkEnd w:id="0"/>
      <w:r w:rsidDel="00000000" w:rsidR="00000000" w:rsidRPr="00000000">
        <w:br w:type="page"/>
      </w:r>
      <w:sdt>
        <w:sdtPr>
          <w:id w:val="-1705991932"/>
          <w:tag w:val="goog_rdk_70"/>
        </w:sdtPr>
        <w:sdtContent>
          <w:ins w:author="Lê Thị Trúc Phương" w:id="14" w:date="2020-07-08T11:02:00Z">
            <w:sdt>
              <w:sdtPr>
                <w:id w:val="1481740845"/>
                <w:tag w:val="goog_rdk_71"/>
              </w:sdtPr>
              <w:sdtContent>
                <w:del w:author="Văn Trung" w:id="15" w:date="2026-07-12T14:56:00Z"/>
              </w:sdtContent>
            </w:sdt>
          </w:ins>
          <w:sdt>
            <w:sdtPr>
              <w:id w:val="741209872"/>
              <w:tag w:val="goog_rdk_72"/>
            </w:sdtPr>
            <w:sdtContent>
              <w:ins w:author="Lê Thị Trúc Phương" w:id="14" w:date="2020-07-08T11:02:00Z">
                <w:del w:author="Văn Trung" w:id="15" w:date="2026-07-12T14:56:00Z">
                  <w:r w:rsidDel="00000000" w:rsidR="00000000" w:rsidRPr="00000000">
                    <w:rPr>
                      <w:rtl w:val="0"/>
                      <w:rPrChange w:author="Lê Thị Trúc Phương" w:id="16" w:date="2020-07-08T11:06:00Z">
                        <w:rPr>
                          <w:rFonts w:ascii="Cambria" w:cs="Cambria" w:eastAsia="Cambria" w:hAnsi="Cambria"/>
                          <w:sz w:val="26"/>
                          <w:szCs w:val="26"/>
                        </w:rPr>
                      </w:rPrChange>
                    </w:rPr>
                    <w:delText xml:space="preserve">Chương 1.</w:delText>
                  </w:r>
                </w:del>
              </w:ins>
            </w:sdtContent>
          </w:sdt>
          <w:ins w:author="Lê Thị Trúc Phương" w:id="14" w:date="2020-07-08T11:02:00Z">
            <w:del w:author="Văn Trung" w:id="15" w:date="2026-07-12T14:56:00Z"/>
          </w:ins>
        </w:sdtContent>
      </w:sdt>
      <w:sdt>
        <w:sdtPr>
          <w:id w:val="419572526"/>
          <w:tag w:val="goog_rdk_73"/>
        </w:sdtPr>
        <w:sdtContent>
          <w:del w:author="Lê Thị Trúc Phương" w:id="17" w:date="2020-07-08T11:03:00Z">
            <w:r w:rsidDel="00000000" w:rsidR="00000000" w:rsidRPr="00000000">
              <w:rPr>
                <w:rtl w:val="0"/>
              </w:rPr>
              <w:delText xml:space="preserve"> </w:delText>
            </w:r>
          </w:del>
        </w:sdtContent>
      </w:sdt>
      <w:sdt>
        <w:sdtPr>
          <w:id w:val="1150677506"/>
          <w:tag w:val="goog_rdk_74"/>
        </w:sdtPr>
        <w:sdtContent>
          <w:ins w:author="Lê Thị Trúc Phương" w:id="17" w:date="2020-07-08T11:03:00Z">
            <w:sdt>
              <w:sdtPr>
                <w:id w:val="825621863"/>
                <w:tag w:val="goog_rdk_75"/>
              </w:sdtPr>
              <w:sdtContent>
                <w:del w:author="Văn Trung" w:id="18" w:date="2026-07-12T14:56:00Z">
                  <w:r w:rsidDel="00000000" w:rsidR="00000000" w:rsidRPr="00000000">
                    <w:rPr>
                      <w:rtl w:val="0"/>
                    </w:rPr>
                    <w:delText xml:space="preserve">   </w:delText>
                  </w:r>
                </w:del>
              </w:sdtContent>
            </w:sdt>
          </w:ins>
        </w:sdtContent>
      </w:sdt>
      <w:sdt>
        <w:sdtPr>
          <w:id w:val="1698714614"/>
          <w:tag w:val="goog_rdk_76"/>
        </w:sdtPr>
        <w:sdtContent>
          <w:del w:author="Văn Trung" w:id="18" w:date="2026-07-12T14:56:00Z">
            <w:r w:rsidDel="00000000" w:rsidR="00000000" w:rsidRPr="00000000">
              <w:rPr>
                <w:rtl w:val="0"/>
              </w:rPr>
              <w:delText xml:space="preserve">TÊN CHƯƠNG 1</w:delText>
            </w:r>
          </w:del>
        </w:sdtContent>
      </w:sdt>
      <w:r w:rsidDel="00000000" w:rsidR="00000000" w:rsidRPr="00000000">
        <w:rPr>
          <w:rtl w:val="0"/>
        </w:rPr>
        <w:t xml:space="preserve">GIỚI THIỆU CÔNG TY OR TECH</w:t>
      </w:r>
    </w:p>
    <w:p w:rsidR="00000000" w:rsidDel="00000000" w:rsidP="00000000" w:rsidRDefault="00000000" w:rsidRPr="00000000" w14:paraId="00000136">
      <w:pPr>
        <w:rPr/>
      </w:pPr>
      <w:r w:rsidDel="00000000" w:rsidR="00000000" w:rsidRPr="00000000">
        <w:rPr>
          <w:rtl w:val="0"/>
        </w:rPr>
        <w:t xml:space="preserve">Trước khi đi sâu vào phân tích các quy trình nghiệp vụ cụ thể, phần này giới thiệu tổng quan về </w:t>
      </w:r>
      <w:r w:rsidDel="00000000" w:rsidR="00000000" w:rsidRPr="00000000">
        <w:rPr>
          <w:b w:val="1"/>
          <w:bCs w:val="1"/>
          <w:rtl w:val="0"/>
        </w:rPr>
        <w:t xml:space="preserve">OR Tech</w:t>
      </w:r>
      <w:r w:rsidDel="00000000" w:rsidR="00000000" w:rsidRPr="00000000">
        <w:rPr>
          <w:rtl w:val="0"/>
        </w:rPr>
        <w:t xml:space="preserve">. doanh nghiệp được chọn làm đối tượng khảo sát của đồ án. Với trọng tâm là mô hình hoạt động outsourcing phát triển phần mềm, nhằm giúp người đọc hiểu rõ bối cảnh kinh doanh trước khi tiếp </w:t>
      </w:r>
      <w:sdt>
        <w:sdtPr>
          <w:id w:val="-2015943729"/>
          <w:tag w:val="goog_rdk_77"/>
        </w:sdtPr>
        <w:sdtContent>
          <w:commentRangeStart w:id="1"/>
        </w:sdtContent>
      </w:sdt>
      <w:r w:rsidDel="00000000" w:rsidR="00000000" w:rsidRPr="00000000">
        <w:rPr>
          <w:rtl w:val="0"/>
        </w:rPr>
        <w:t xml:space="preserve">cần </w:t>
      </w:r>
      <w:commentRangeEnd w:id="1"/>
      <w:r w:rsidDel="00000000" w:rsidR="00000000" w:rsidRPr="00000000">
        <w:commentReference w:id="1"/>
      </w:r>
      <w:r w:rsidDel="00000000" w:rsidR="00000000" w:rsidRPr="00000000">
        <w:rPr>
          <w:rtl w:val="0"/>
        </w:rPr>
        <w:t xml:space="preserve">các quy trình ở dưới.</w:t>
      </w:r>
    </w:p>
    <w:p w:rsidR="00000000" w:rsidDel="00000000" w:rsidP="00000000" w:rsidRDefault="00000000" w:rsidRPr="00000000" w14:paraId="00000137">
      <w:pPr>
        <w:pStyle w:val="Heading2"/>
        <w:numPr>
          <w:ilvl w:val="1"/>
          <w:numId w:val="1"/>
        </w:numPr>
        <w:ind w:left="720" w:hanging="360"/>
        <w:rPr/>
      </w:pPr>
      <w:bookmarkStart w:colFirst="0" w:colLast="0" w:name="_heading=h.9kjh0dqcilaf" w:id="1"/>
      <w:bookmarkEnd w:id="1"/>
      <w:r w:rsidDel="00000000" w:rsidR="00000000" w:rsidRPr="00000000">
        <w:rPr>
          <w:rtl w:val="0"/>
        </w:rPr>
        <w:t xml:space="preserve">Thông tin tổng quan</w:t>
      </w:r>
    </w:p>
    <w:p w:rsidR="00000000" w:rsidDel="00000000" w:rsidP="00000000" w:rsidRDefault="00000000" w:rsidRPr="00000000" w14:paraId="00000138">
      <w:pPr>
        <w:rPr/>
      </w:pPr>
      <w:r w:rsidDel="00000000" w:rsidR="00000000" w:rsidRPr="00000000">
        <w:rPr>
          <w:b w:val="1"/>
          <w:bCs w:val="1"/>
          <w:rtl w:val="0"/>
        </w:rPr>
        <w:t xml:space="preserve">OR Tech</w:t>
      </w:r>
      <w:r w:rsidDel="00000000" w:rsidR="00000000" w:rsidRPr="00000000">
        <w:rPr>
          <w:rtl w:val="0"/>
        </w:rPr>
        <w:t xml:space="preserve"> được thành lập năm 2005, khởi đầu tại Singapore bởi bà Nhung Nguyễn và ông Øyvind Forsbak, với một nhóm sáng lập chỉ vài người; sau đó công ty chuyển trọng tâm hoạt động về Việt Nam và phát triển thành một trong những doanh nghiệp outsourcing phần mềm hàng đầu tại đây. Trải qua hơn hai thập kỷ, Orient đã mở rộng từ một nhóm nhỏ thành một tổ chức quốc tế với đội ngũ nhân sự đa quốc tịch.</w:t>
      </w:r>
    </w:p>
    <w:p w:rsidR="00000000" w:rsidDel="00000000" w:rsidP="00000000" w:rsidRDefault="00000000" w:rsidRPr="00000000" w14:paraId="00000139">
      <w:pPr>
        <w:pStyle w:val="Heading2"/>
        <w:numPr>
          <w:ilvl w:val="1"/>
          <w:numId w:val="1"/>
        </w:numPr>
        <w:ind w:left="720" w:hanging="360"/>
        <w:rPr/>
      </w:pPr>
      <w:bookmarkStart w:colFirst="0" w:colLast="0" w:name="_heading=h.i2p8hpun9u9" w:id="2"/>
      <w:bookmarkEnd w:id="2"/>
      <w:r w:rsidDel="00000000" w:rsidR="00000000" w:rsidRPr="00000000">
        <w:rPr>
          <w:rtl w:val="0"/>
        </w:rPr>
        <w:t xml:space="preserve">Lĩnh vực hoạt động</w:t>
      </w:r>
    </w:p>
    <w:p w:rsidR="00000000" w:rsidDel="00000000" w:rsidP="00000000" w:rsidRDefault="00000000" w:rsidRPr="00000000" w14:paraId="0000013A">
      <w:pPr>
        <w:rPr/>
      </w:pPr>
      <w:r w:rsidDel="00000000" w:rsidR="00000000" w:rsidRPr="00000000">
        <w:rPr>
          <w:rtl w:val="0"/>
        </w:rPr>
        <w:t xml:space="preserve">Outsourcing phát triển phần mềm (software development outsourcing) là mô hình kinh doanh trong đó doanh nghiệp thuê một đối tác bên ngoài — thường ở quốc gia có chi phí và nguồn nhân lực kỹ thuật cạnh tranh hơn — để đảm nhận một phần hoặc toàn bộ hoạt động phát triển phần mềm, thay vì tự xây dựng đội ngũ nội bộ. Việt Nam nói chung và </w:t>
      </w:r>
      <w:r w:rsidDel="00000000" w:rsidR="00000000" w:rsidRPr="00000000">
        <w:rPr>
          <w:b w:val="1"/>
          <w:bCs w:val="1"/>
          <w:rtl w:val="0"/>
        </w:rPr>
        <w:t xml:space="preserve">OR Tech</w:t>
      </w:r>
      <w:r w:rsidDel="00000000" w:rsidR="00000000" w:rsidRPr="00000000">
        <w:rPr>
          <w:rtl w:val="0"/>
        </w:rPr>
        <w:t xml:space="preserve"> nói riêng là một trong những điểm đến outsourcing được nhiều doanh nghiệp ở Bắc Mỹ, châu Âu và Nhật Bản lựa chọn nhờ chi phí hợp lý, nguồn nhân lực công nghệ thông tin dồi dào và múi giờ tương đối thuận lợi cho hợp tác.</w:t>
      </w:r>
    </w:p>
    <w:p w:rsidR="00000000" w:rsidDel="00000000" w:rsidP="00000000" w:rsidRDefault="00000000" w:rsidRPr="00000000" w14:paraId="0000013B">
      <w:pPr>
        <w:rPr/>
      </w:pPr>
      <w:r w:rsidDel="00000000" w:rsidR="00000000" w:rsidRPr="00000000">
        <w:rPr>
          <w:b w:val="1"/>
          <w:bCs w:val="1"/>
          <w:rtl w:val="0"/>
        </w:rPr>
        <w:t xml:space="preserve">OR Tech</w:t>
      </w:r>
      <w:r w:rsidDel="00000000" w:rsidR="00000000" w:rsidRPr="00000000">
        <w:rPr>
          <w:rtl w:val="0"/>
        </w:rPr>
        <w:t xml:space="preserve"> vận hành theo 3 mô hình hợp tác (engagement model) chính, tương ứng với nhiều quy trình đã phân tích ở Mục 1–4 của đồ án:</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ebgy0ft9rgle" w:id="3"/>
      <w:bookmarkEnd w:id="3"/>
      <w:r w:rsidDel="00000000" w:rsidR="00000000" w:rsidRPr="00000000">
        <w:rPr>
          <w:rFonts w:ascii="Times New Roman" w:cs="Times New Roman" w:eastAsia="Times New Roman" w:hAnsi="Times New Roman"/>
          <w:color w:val="000000"/>
          <w:rtl w:val="0"/>
        </w:rPr>
        <w:t xml:space="preserve">Bảng 1.1: Bảng mô hình kinh doanh của OR Tech</w:t>
      </w:r>
    </w:p>
    <w:tbl>
      <w:tblPr>
        <w:tblStyle w:val="Table3"/>
        <w:tblW w:w="8947.0" w:type="dxa"/>
        <w:jc w:val="left"/>
        <w:tblInd w:w="-80.0" w:type="dxa"/>
        <w:tblLayout w:type="fixed"/>
        <w:tblLook w:val="0400"/>
      </w:tblPr>
      <w:tblGrid>
        <w:gridCol w:w="2142"/>
        <w:gridCol w:w="6805"/>
        <w:tblGridChange w:id="0">
          <w:tblGrid>
            <w:gridCol w:w="2142"/>
            <w:gridCol w:w="68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3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hình hợp tác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3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3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Team / Delivery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Tech cung cấp một đội ngũ chuyên trách (PM, Dev, QA...) vận hành độc lập để phát triển toàn bộ dự án theo yêu cầu khách hàng — đây là bối cảnh chính của quy trình Quản lý Dự án (Agile Scrum) đã phân tích ở Mục 2 và 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Team / Staff Augmentation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sự của OR Tech được tích hợp trực tiếp vào đội ngũ sẵn có của khách hàng để tăng cường năng lực phát triển — gắn liền với quy trình Quản lý Danh mục Dự án </w:t>
            </w:r>
            <w:sdt>
              <w:sdtPr>
                <w:id w:val="-949832528"/>
                <w:tag w:val="goog_rdk_78"/>
              </w:sdtPr>
              <w:sdtContent>
                <w:commentRangeStart w:id="2"/>
              </w:sdtContent>
            </w:sdt>
            <w:r w:rsidDel="00000000" w:rsidR="00000000" w:rsidRPr="00000000">
              <w:rPr>
                <w:rFonts w:ascii="Times New Roman" w:cs="Times New Roman" w:eastAsia="Times New Roman" w:hAnsi="Times New Roman"/>
                <w:rtl w:val="0"/>
              </w:rPr>
              <w:t xml:space="preserve">&amp;</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Phân bổ Nguồn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Offshore Development Center (ODC)</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thiết lập một trung tâm phát triển riêng do OR Tech vận hành tại Việt Nam, thường áp dụng cho hợp đồng dài hạn quy mô lớn — đòi hỏi quy trình Tuyển dụng Nhân sự và Quản lý Tài sản/Kiểm soát trang thiết bị chặt chẽ để đáp ứng nhanh nhu cầu mở rộng đội ngũ.</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Vì phục vụ khách hàng ở nhiều thị trường khác nhau và triển khai song song nhiều dự án outsourcing, </w:t>
      </w:r>
      <w:r w:rsidDel="00000000" w:rsidR="00000000" w:rsidRPr="00000000">
        <w:rPr>
          <w:rFonts w:ascii="Times New Roman" w:cs="Times New Roman" w:eastAsia="Times New Roman" w:hAnsi="Times New Roman"/>
          <w:rtl w:val="0"/>
        </w:rPr>
        <w:t xml:space="preserve">OR Tech </w:t>
      </w:r>
      <w:r w:rsidDel="00000000" w:rsidR="00000000" w:rsidRPr="00000000">
        <w:rPr>
          <w:rtl w:val="0"/>
        </w:rPr>
        <w:t xml:space="preserve">cần vận hành đồng thời rất nhiều quy trình nội bộ được chuẩn hóa (ký hiệu PRO-*) để đảm bảo chất lượng đồng nhất giữa các đội ngũ, các chi nhánh và các dự án — đây chính là lý do quy trình nghiệp vụ (business process) đóng vai trò đặc biệt quan trọng đối với một công ty outsourcing như </w:t>
      </w:r>
      <w:r w:rsidDel="00000000" w:rsidR="00000000" w:rsidRPr="00000000">
        <w:rPr>
          <w:rFonts w:ascii="Times New Roman" w:cs="Times New Roman" w:eastAsia="Times New Roman" w:hAnsi="Times New Roman"/>
          <w:rtl w:val="0"/>
        </w:rPr>
        <w:t xml:space="preserve">NR Tech</w:t>
      </w:r>
      <w:r w:rsidDel="00000000" w:rsidR="00000000" w:rsidRPr="00000000">
        <w:rPr>
          <w:rtl w:val="0"/>
        </w:rPr>
        <w:t xml:space="preserve">, và cũng là lý do đồ án này chọn khảo sát các quy trình của Orient làm đối tượng phân tích.</w:t>
      </w:r>
    </w:p>
    <w:p w:rsidR="00000000" w:rsidDel="00000000" w:rsidP="00000000" w:rsidRDefault="00000000" w:rsidRPr="00000000" w14:paraId="00000147">
      <w:pPr>
        <w:pStyle w:val="Heading2"/>
        <w:numPr>
          <w:ilvl w:val="1"/>
          <w:numId w:val="1"/>
        </w:numPr>
        <w:ind w:left="720" w:hanging="360"/>
        <w:rPr/>
      </w:pPr>
      <w:bookmarkStart w:colFirst="0" w:colLast="0" w:name="_heading=h.tofgylk96yud" w:id="4"/>
      <w:bookmarkEnd w:id="4"/>
      <w:r w:rsidDel="00000000" w:rsidR="00000000" w:rsidRPr="00000000">
        <w:rPr>
          <w:rtl w:val="0"/>
        </w:rPr>
        <w:t xml:space="preserve">Dịch vụ và công nghệ chính</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nzgjaxjj96bh" w:id="5"/>
      <w:bookmarkEnd w:id="5"/>
      <w:r w:rsidDel="00000000" w:rsidR="00000000" w:rsidRPr="00000000">
        <w:rPr>
          <w:rFonts w:ascii="Times New Roman" w:cs="Times New Roman" w:eastAsia="Times New Roman" w:hAnsi="Times New Roman"/>
          <w:color w:val="000000"/>
          <w:rtl w:val="0"/>
        </w:rPr>
        <w:t xml:space="preserve">Bảng 1.2: Bảng dịch vụ và công nghệ tại OR Tech</w:t>
      </w:r>
    </w:p>
    <w:tbl>
      <w:tblPr>
        <w:tblStyle w:val="Table4"/>
        <w:tblW w:w="8947.0" w:type="dxa"/>
        <w:jc w:val="left"/>
        <w:tblInd w:w="-80.0" w:type="dxa"/>
        <w:tblLayout w:type="fixed"/>
        <w:tblLook w:val="0400"/>
      </w:tblPr>
      <w:tblGrid>
        <w:gridCol w:w="1930"/>
        <w:gridCol w:w="7017"/>
        <w:tblGridChange w:id="0">
          <w:tblGrid>
            <w:gridCol w:w="1930"/>
            <w:gridCol w:w="70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4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dịch vụ</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4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phần mềm theo yêu cầu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Software Development, Web Application Development, Mobile App Development (iOS, Android, Windows Phone).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w:t>
            </w:r>
            <w:sdt>
              <w:sdtPr>
                <w:id w:val="-720739684"/>
                <w:tag w:val="goog_rdk_79"/>
              </w:sdtPr>
              <w:sdtContent>
                <w:commentRangeStart w:id="3"/>
              </w:sdtContent>
            </w:sdt>
            <w:r w:rsidDel="00000000" w:rsidR="00000000" w:rsidRPr="00000000">
              <w:rPr>
                <w:rFonts w:ascii="Times New Roman" w:cs="Times New Roman" w:eastAsia="Times New Roman" w:hAnsi="Times New Roman"/>
                <w:rtl w:val="0"/>
              </w:rPr>
              <w:t xml:space="preserve">&amp;</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Trí tuệ nhân tạo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AI/Machine Learning, Data Science, Business Intelligence — triển khai qua Neurond AI, thương hiệu chuyên về AI </w:t>
            </w:r>
            <w:sdt>
              <w:sdtPr>
                <w:id w:val="1256273941"/>
                <w:tag w:val="goog_rdk_80"/>
              </w:sdtPr>
              <w:sdtContent>
                <w:commentRangeStart w:id="4"/>
              </w:sdtContent>
            </w:sdt>
            <w:r w:rsidDel="00000000" w:rsidR="00000000" w:rsidRPr="00000000">
              <w:rPr>
                <w:rFonts w:ascii="Times New Roman" w:cs="Times New Roman" w:eastAsia="Times New Roman" w:hAnsi="Times New Roman"/>
                <w:rtl w:val="0"/>
              </w:rPr>
              <w:t xml:space="preserve">&amp;</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dữ liệu thuộc OR Tech 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4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tầng </w:t>
            </w:r>
            <w:sdt>
              <w:sdtPr>
                <w:id w:val="-1347387215"/>
                <w:tag w:val="goog_rdk_81"/>
              </w:sdtPr>
              <w:sdtContent>
                <w:commentRangeStart w:id="5"/>
              </w:sdtContent>
            </w:sdt>
            <w:r w:rsidDel="00000000" w:rsidR="00000000" w:rsidRPr="00000000">
              <w:rPr>
                <w:rFonts w:ascii="Times New Roman" w:cs="Times New Roman" w:eastAsia="Times New Roman" w:hAnsi="Times New Roman"/>
                <w:rtl w:val="0"/>
              </w:rPr>
              <w:t xml:space="preserve">&amp;</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nền tảng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5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Offshore Development Center, Cloud Services, Internet of Things (IoT).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5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 theo ngành</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5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Fintech Software, E-Commerce, POS (Point of Sale), giải pháp cho giáo dục trực tuyến (Online Learning).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5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nền tảng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15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Java, các framework JavaScript (AngularJS, Ext.js, jQuery...).</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numPr>
          <w:ilvl w:val="1"/>
          <w:numId w:val="1"/>
        </w:numPr>
        <w:ind w:left="720" w:hanging="360"/>
        <w:rPr/>
      </w:pPr>
      <w:bookmarkStart w:colFirst="0" w:colLast="0" w:name="_heading=h.c5vdrvqe3mm" w:id="6"/>
      <w:bookmarkEnd w:id="6"/>
      <w:r w:rsidDel="00000000" w:rsidR="00000000" w:rsidRPr="00000000">
        <w:rPr>
          <w:rtl w:val="0"/>
        </w:rPr>
        <w:t xml:space="preserve">Khách hàng và thị trường</w:t>
      </w:r>
    </w:p>
    <w:p w:rsidR="00000000" w:rsidDel="00000000" w:rsidP="00000000" w:rsidRDefault="00000000" w:rsidRPr="00000000" w14:paraId="00000157">
      <w:pPr>
        <w:rPr/>
      </w:pPr>
      <w:r w:rsidDel="00000000" w:rsidR="00000000" w:rsidRPr="00000000">
        <w:rPr>
          <w:rtl w:val="0"/>
        </w:rPr>
        <w:t xml:space="preserve">Khách hàng của </w:t>
      </w:r>
      <w:r w:rsidDel="00000000" w:rsidR="00000000" w:rsidRPr="00000000">
        <w:rPr>
          <w:rFonts w:ascii="Times New Roman" w:cs="Times New Roman" w:eastAsia="Times New Roman" w:hAnsi="Times New Roman"/>
          <w:rtl w:val="0"/>
        </w:rPr>
        <w:t xml:space="preserve">OR Tech</w:t>
      </w:r>
      <w:r w:rsidDel="00000000" w:rsidR="00000000" w:rsidRPr="00000000">
        <w:rPr>
          <w:rtl w:val="0"/>
        </w:rPr>
        <w:t xml:space="preserve"> trải rộng từ startup, doanh nghiệp vừa và nhỏ (SMB) đến các tập đoàn lớn, chủ yếu đến từ Bắc Mỹ, châu Âu và Nhật Bản, hoạt động trong nhiều lĩnh vực khác nhau. Một số khách hàng đã hợp tác với Orient trong thời gian dài (từ hơn một thập kỷ), phản ánh qua tỷ lệ khách hàng quay lại cao — đây cũng là động lực khiến các quy trình Quản lý Bán hàng, Quản lý Chất lượng và Quản lý Dự án cần được chuẩn hóa chặt chẽ nhằm duy trì uy tín và mức độ hài lòng lâu dài của khách hàng quốc tế.</w:t>
      </w:r>
    </w:p>
    <w:p w:rsidR="00000000" w:rsidDel="00000000" w:rsidP="00000000" w:rsidRDefault="00000000" w:rsidRPr="00000000" w14:paraId="00000158">
      <w:pPr>
        <w:pStyle w:val="Heading2"/>
        <w:numPr>
          <w:ilvl w:val="1"/>
          <w:numId w:val="1"/>
        </w:numPr>
        <w:ind w:left="720" w:hanging="360"/>
        <w:rPr/>
      </w:pPr>
      <w:bookmarkStart w:colFirst="0" w:colLast="0" w:name="_heading=h.thdxygds6r27" w:id="7"/>
      <w:bookmarkEnd w:id="7"/>
      <w:sdt>
        <w:sdtPr>
          <w:id w:val="-985527315"/>
          <w:tag w:val="goog_rdk_82"/>
        </w:sdtPr>
        <w:sdtContent>
          <w:commentRangeStart w:id="6"/>
        </w:sdtContent>
      </w:sdt>
      <w:r w:rsidDel="00000000" w:rsidR="00000000" w:rsidRPr="00000000">
        <w:rPr>
          <w:rtl w:val="0"/>
        </w:rPr>
        <w:t xml:space="preserve">Ý nghĩa của mô hình outsourcing đối với vẫn đề tài phân tích quy trình</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Là một doanh nghiệp outsourcing phần mềm phục vụ khách hàng quốc tế dưới các cam kết chất lượng nghiêm ngặt (thể hiện qua chứng nhận ISO 9001 và ISO/IEC 27001), hiệu quả vận hành của OR Tech phụ thuộc trực tiếp vào mức độ chuẩn hóa và tối ưu của các quy trình nội bộ — khác với mô hình phát triển sản phẩm nội bộ (in-house product), nơi quy trình có thể linh hoạt điều chỉnh theo lộ trình riêng của công ty. Với mô hình outsourcing, mỗi quy trình đều gắn trực tiếp với cam kết hợp đồng (SLA) và trải nghiệm của khách hàng bên ngoài, nên bất kỳ điểm nghẽn nào trong quy trình Sales, Quản lý Dự án, Quản lý Chất lượng, hay Tuyển dụng Nhân sự đều có thể ảnh hưởng ngay đến uy tín và khả năng giữ chân khách hàng của công ty.</w:t>
      </w:r>
    </w:p>
    <w:p w:rsidR="00000000" w:rsidDel="00000000" w:rsidP="00000000" w:rsidRDefault="00000000" w:rsidRPr="00000000" w14:paraId="0000015A">
      <w:pPr>
        <w:rPr/>
      </w:pPr>
      <w:r w:rsidDel="00000000" w:rsidR="00000000" w:rsidRPr="00000000">
        <w:rPr>
          <w:rtl w:val="0"/>
        </w:rPr>
        <w:t xml:space="preserve">Đây chính là lý do đồ án lựa chọn phân tích 10 quy trình nghiệp vụ cốt lõi của OR Tech (trình bày chi tiết ở Mục 1–4): việc hiểu rõ, mô hình hóa và đề xuất cải tiến các quy trình này không chỉ là bài tập học thuật, mà phản ánh đúng nhu cầu thực tế của một doanh nghiệp outsourcing phần mềm — nơi quy trình vận hành chuẩn hóa chính là nền tảng để cạnh tranh, mở rộng quy mô, và duy trì các chứng nhận chất lượng quốc tế đã đạt được.</w:t>
      </w:r>
    </w:p>
    <w:p w:rsidR="00000000" w:rsidDel="00000000" w:rsidP="00000000" w:rsidRDefault="00000000" w:rsidRPr="00000000" w14:paraId="0000015B">
      <w:pPr>
        <w:pStyle w:val="Heading1"/>
        <w:numPr>
          <w:ilvl w:val="0"/>
          <w:numId w:val="1"/>
        </w:numPr>
        <w:ind w:left="360" w:hanging="360"/>
        <w:rPr/>
      </w:pPr>
      <w:bookmarkStart w:colFirst="0" w:colLast="0" w:name="_heading=h.dhqcrr3jvmg6" w:id="8"/>
      <w:bookmarkEnd w:id="8"/>
      <w:r w:rsidDel="00000000" w:rsidR="00000000" w:rsidRPr="00000000">
        <w:rPr>
          <w:rtl w:val="0"/>
        </w:rPr>
        <w:t xml:space="preserve">LIỆT KÊ QUY TRÌNH NGHIỆP VỤ</w:t>
      </w:r>
    </w:p>
    <w:sdt>
      <w:sdtPr>
        <w:id w:val="-369360250"/>
        <w:tag w:val="goog_rdk_87"/>
      </w:sdtPr>
      <w:sdtContent>
        <w:p w:rsidR="00000000" w:rsidDel="00000000" w:rsidP="00000000" w:rsidRDefault="00000000" w:rsidRPr="00000000" w14:paraId="0000015C">
          <w:pPr>
            <w:pStyle w:val="Heading2"/>
            <w:numPr>
              <w:ilvl w:val="1"/>
              <w:numId w:val="1"/>
            </w:numPr>
            <w:ind w:left="720" w:hanging="360"/>
            <w:rPr>
              <w:ins w:author="Văn Trung" w:id="20" w:date="2026-07-12T16:07:00Z"/>
              <w:rFonts w:ascii="Times New Roman" w:cs="Times New Roman" w:eastAsia="Times New Roman" w:hAnsi="Times New Roman"/>
            </w:rPr>
          </w:pPr>
          <w:sdt>
            <w:sdtPr>
              <w:id w:val="-1526913503"/>
              <w:tag w:val="goog_rdk_84"/>
            </w:sdtPr>
            <w:sdtContent>
              <w:ins w:author="Văn Trung" w:id="19" w:date="2026-07-12T16:07:00Z">
                <w:r w:rsidDel="00000000" w:rsidR="00000000" w:rsidRPr="00000000">
                  <w:rPr>
                    <w:rFonts w:ascii="Times New Roman" w:cs="Times New Roman" w:eastAsia="Times New Roman" w:hAnsi="Times New Roman"/>
                    <w:rtl w:val="0"/>
                  </w:rPr>
                  <w:t xml:space="preserve">Liệt kê và phân loại quy trình</w:t>
                </w:r>
              </w:ins>
            </w:sdtContent>
          </w:sdt>
          <w:sdt>
            <w:sdtPr>
              <w:id w:val="-1596054739"/>
              <w:tag w:val="goog_rdk_85"/>
            </w:sdtPr>
            <w:sdtContent>
              <w:del w:author="Văn Trung" w:id="19" w:date="2026-07-12T16:07:00Z">
                <w:r w:rsidDel="00000000" w:rsidR="00000000" w:rsidRPr="00000000">
                  <w:rPr>
                    <w:rFonts w:ascii="Times New Roman" w:cs="Times New Roman" w:eastAsia="Times New Roman" w:hAnsi="Times New Roman"/>
                    <w:rtl w:val="0"/>
                  </w:rPr>
                  <w:delText xml:space="preserve">Chủ đề cấp độ 2</w:delText>
                </w:r>
              </w:del>
            </w:sdtContent>
          </w:sdt>
          <w:sdt>
            <w:sdtPr>
              <w:id w:val="157611801"/>
              <w:tag w:val="goog_rdk_86"/>
            </w:sdtPr>
            <w:sdtContent>
              <w:ins w:author="Văn Trung" w:id="20" w:date="2026-07-12T16:07:00Z">
                <w:bookmarkStart w:colFirst="0" w:colLast="0" w:name="_heading=h.84598cuc8jaj" w:id="9"/>
                <w:bookmarkEnd w:id="9"/>
                <w:r w:rsidDel="00000000" w:rsidR="00000000" w:rsidRPr="00000000">
                  <w:rPr>
                    <w:rtl w:val="0"/>
                  </w:rPr>
                </w:r>
              </w:ins>
            </w:sdtContent>
          </w:sdt>
        </w:p>
      </w:sdtContent>
    </w:sdt>
    <w:p w:rsidR="00000000" w:rsidDel="00000000" w:rsidP="00000000" w:rsidRDefault="00000000" w:rsidRPr="00000000" w14:paraId="0000015D">
      <w:pPr>
        <w:pStyle w:val="Heading3"/>
        <w:numPr>
          <w:ilvl w:val="2"/>
          <w:numId w:val="1"/>
        </w:numPr>
        <w:ind w:left="1080" w:hanging="360"/>
        <w:rPr/>
      </w:pPr>
      <w:bookmarkStart w:colFirst="0" w:colLast="0" w:name="_heading=h.kfpy4xtzgwg2" w:id="10"/>
      <w:bookmarkEnd w:id="10"/>
      <w:sdt>
        <w:sdtPr>
          <w:id w:val="2041121680"/>
          <w:tag w:val="goog_rdk_88"/>
        </w:sdtPr>
        <w:sdtContent>
          <w:ins w:author="Văn Trung" w:id="20" w:date="2026-07-12T16:07:00Z">
            <w:r w:rsidDel="00000000" w:rsidR="00000000" w:rsidRPr="00000000">
              <w:rPr>
                <w:rtl w:val="0"/>
              </w:rPr>
              <w:t xml:space="preserve">Quy trình quản lý </w:t>
            </w:r>
          </w:ins>
        </w:sdtContent>
      </w:sdt>
      <w:r w:rsidDel="00000000" w:rsidR="00000000" w:rsidRPr="00000000">
        <w:rPr>
          <w:rtl w:val="0"/>
        </w:rPr>
        <w:t xml:space="preserve">–</w:t>
      </w:r>
      <w:sdt>
        <w:sdtPr>
          <w:id w:val="752260027"/>
          <w:tag w:val="goog_rdk_89"/>
        </w:sdtPr>
        <w:sdtContent>
          <w:ins w:author="Văn Trung" w:id="21" w:date="2026-07-12T16:07:00Z">
            <w:r w:rsidDel="00000000" w:rsidR="00000000" w:rsidRPr="00000000">
              <w:rPr>
                <w:rtl w:val="0"/>
              </w:rPr>
              <w:t xml:space="preserve"> Management</w:t>
            </w:r>
          </w:ins>
        </w:sdtContent>
      </w:sdt>
      <w:r w:rsidDel="00000000" w:rsidR="00000000" w:rsidRPr="00000000">
        <w:rPr>
          <w:rtl w:val="0"/>
        </w:rPr>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Quy trình quản lý chất lượng (Quality Management Process).</w:t>
      </w:r>
      <w:r w:rsidDel="00000000" w:rsidR="00000000" w:rsidRPr="00000000">
        <w:rPr>
          <w:rtl w:val="0"/>
        </w:rPr>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Quy trình quản lý danh mục dự án </w:t>
      </w:r>
      <w:sdt>
        <w:sdtPr>
          <w:id w:val="890213342"/>
          <w:tag w:val="goog_rdk_90"/>
        </w:sdtPr>
        <w:sdtContent>
          <w:commentRangeStart w:id="7"/>
        </w:sdtContent>
      </w:sdt>
      <w:r w:rsidDel="00000000" w:rsidR="00000000" w:rsidRPr="00000000">
        <w:rPr>
          <w:rFonts w:ascii="Times New Roman" w:cs="Times New Roman" w:eastAsia="Times New Roman" w:hAnsi="Times New Roman"/>
          <w:color w:val="000000"/>
          <w:rtl w:val="0"/>
        </w:rPr>
        <w:t xml:space="preserve">&amp;</w:t>
      </w:r>
      <w:commentRangeEnd w:id="7"/>
      <w:r w:rsidDel="00000000" w:rsidR="00000000" w:rsidRPr="00000000">
        <w:commentReference w:id="7"/>
      </w:r>
      <w:r w:rsidDel="00000000" w:rsidR="00000000" w:rsidRPr="00000000">
        <w:rPr>
          <w:rFonts w:ascii="Times New Roman" w:cs="Times New Roman" w:eastAsia="Times New Roman" w:hAnsi="Times New Roman"/>
          <w:color w:val="000000"/>
          <w:rtl w:val="0"/>
        </w:rPr>
        <w:t xml:space="preserve"> Phân bổ nguồn lực (Project Portfolio </w:t>
      </w:r>
      <w:sdt>
        <w:sdtPr>
          <w:id w:val="-1981349950"/>
          <w:tag w:val="goog_rdk_91"/>
        </w:sdtPr>
        <w:sdtContent>
          <w:commentRangeStart w:id="8"/>
        </w:sdtContent>
      </w:sdt>
      <w:r w:rsidDel="00000000" w:rsidR="00000000" w:rsidRPr="00000000">
        <w:rPr>
          <w:rFonts w:ascii="Times New Roman" w:cs="Times New Roman" w:eastAsia="Times New Roman" w:hAnsi="Times New Roman"/>
          <w:color w:val="000000"/>
          <w:rtl w:val="0"/>
        </w:rPr>
        <w:t xml:space="preserve">&amp;</w:t>
      </w:r>
      <w:commentRangeEnd w:id="8"/>
      <w:r w:rsidDel="00000000" w:rsidR="00000000" w:rsidRPr="00000000">
        <w:commentReference w:id="8"/>
      </w:r>
      <w:r w:rsidDel="00000000" w:rsidR="00000000" w:rsidRPr="00000000">
        <w:rPr>
          <w:rFonts w:ascii="Times New Roman" w:cs="Times New Roman" w:eastAsia="Times New Roman" w:hAnsi="Times New Roman"/>
          <w:color w:val="000000"/>
          <w:rtl w:val="0"/>
        </w:rPr>
        <w:t xml:space="preserve"> </w:t>
      </w:r>
      <w:sdt>
        <w:sdtPr>
          <w:id w:val="-1542879720"/>
          <w:tag w:val="goog_rdk_92"/>
        </w:sdtPr>
        <w:sdtContent>
          <w:commentRangeStart w:id="9"/>
        </w:sdtContent>
      </w:sdt>
      <w:r w:rsidDel="00000000" w:rsidR="00000000" w:rsidRPr="00000000">
        <w:rPr>
          <w:rFonts w:ascii="Times New Roman" w:cs="Times New Roman" w:eastAsia="Times New Roman" w:hAnsi="Times New Roman"/>
          <w:color w:val="000000"/>
          <w:rtl w:val="0"/>
        </w:rPr>
        <w:t xml:space="preserve">Resourrce</w:t>
      </w:r>
      <w:commentRangeEnd w:id="9"/>
      <w:r w:rsidDel="00000000" w:rsidR="00000000" w:rsidRPr="00000000">
        <w:commentReference w:id="9"/>
      </w:r>
      <w:r w:rsidDel="00000000" w:rsidR="00000000" w:rsidRPr="00000000">
        <w:rPr>
          <w:rFonts w:ascii="Times New Roman" w:cs="Times New Roman" w:eastAsia="Times New Roman" w:hAnsi="Times New Roman"/>
          <w:color w:val="000000"/>
          <w:rtl w:val="0"/>
        </w:rPr>
        <w:t xml:space="preserve"> Allocation Management).</w:t>
      </w:r>
      <w:r w:rsidDel="00000000" w:rsidR="00000000" w:rsidRPr="00000000">
        <w:rPr>
          <w:rtl w:val="0"/>
        </w:rPr>
      </w:r>
    </w:p>
    <w:sdt>
      <w:sdtPr>
        <w:id w:val="696560245"/>
        <w:tag w:val="goog_rdk_95"/>
      </w:sdtPr>
      <w:sdtContent>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22" w:date="2026-07-12T16:0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w:t>
          </w:r>
          <w:sdt>
            <w:sdtPr>
              <w:id w:val="1946562324"/>
              <w:tag w:val="goog_rdk_93"/>
            </w:sdtPr>
            <w:sdtContent>
              <w:commentRangeStart w:id="10"/>
            </w:sdtContent>
          </w:sdt>
          <w:r w:rsidDel="00000000" w:rsidR="00000000" w:rsidRPr="00000000">
            <w:rPr>
              <w:rFonts w:ascii="Times New Roman" w:cs="Times New Roman" w:eastAsia="Times New Roman" w:hAnsi="Times New Roman"/>
              <w:color w:val="000000"/>
              <w:rtl w:val="0"/>
            </w:rPr>
            <w:t xml:space="preserve">trỉnh </w:t>
          </w:r>
          <w:commentRangeEnd w:id="10"/>
          <w:r w:rsidDel="00000000" w:rsidR="00000000" w:rsidRPr="00000000">
            <w:commentReference w:id="10"/>
          </w:r>
          <w:r w:rsidDel="00000000" w:rsidR="00000000" w:rsidRPr="00000000">
            <w:rPr>
              <w:rFonts w:ascii="Times New Roman" w:cs="Times New Roman" w:eastAsia="Times New Roman" w:hAnsi="Times New Roman"/>
              <w:color w:val="000000"/>
              <w:rtl w:val="0"/>
            </w:rPr>
            <w:t xml:space="preserve">quản lý rủi ro (Risk Management Process).</w:t>
          </w:r>
          <w:sdt>
            <w:sdtPr>
              <w:id w:val="-1551095524"/>
              <w:tag w:val="goog_rdk_94"/>
            </w:sdtPr>
            <w:sdtContent>
              <w:ins w:author="Văn Trung" w:id="22" w:date="2026-07-12T16:07:00Z">
                <w:r w:rsidDel="00000000" w:rsidR="00000000" w:rsidRPr="00000000">
                  <w:rPr>
                    <w:rtl w:val="0"/>
                  </w:rPr>
                </w:r>
              </w:ins>
            </w:sdtContent>
          </w:sdt>
        </w:p>
      </w:sdtContent>
    </w:sdt>
    <w:p w:rsidR="00000000" w:rsidDel="00000000" w:rsidP="00000000" w:rsidRDefault="00000000" w:rsidRPr="00000000" w14:paraId="00000161">
      <w:pPr>
        <w:pStyle w:val="Heading3"/>
        <w:numPr>
          <w:ilvl w:val="2"/>
          <w:numId w:val="1"/>
        </w:numPr>
        <w:ind w:left="1080" w:hanging="360"/>
        <w:rPr/>
      </w:pPr>
      <w:bookmarkStart w:colFirst="0" w:colLast="0" w:name="_heading=h.hja67f1dr0r" w:id="11"/>
      <w:bookmarkEnd w:id="11"/>
      <w:sdt>
        <w:sdtPr>
          <w:id w:val="1267804858"/>
          <w:tag w:val="goog_rdk_96"/>
        </w:sdtPr>
        <w:sdtContent>
          <w:ins w:author="Văn Trung" w:id="22" w:date="2026-07-12T16:07:00Z">
            <w:r w:rsidDel="00000000" w:rsidR="00000000" w:rsidRPr="00000000">
              <w:rPr>
                <w:rtl w:val="0"/>
              </w:rPr>
              <w:t xml:space="preserve">Quy trình cốt lõi – Core</w:t>
            </w:r>
          </w:ins>
        </w:sdtContent>
      </w:sdt>
      <w:r w:rsidDel="00000000" w:rsidR="00000000" w:rsidRPr="00000000">
        <w:rPr>
          <w:rtl w:val="0"/>
        </w:rPr>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Quy trình quản lý bán hàng (Sales Management Process).</w:t>
      </w:r>
      <w:r w:rsidDel="00000000" w:rsidR="00000000" w:rsidRPr="00000000">
        <w:rPr>
          <w:rtl w:val="0"/>
        </w:rPr>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Quy trình quản lý dự án Agile Scrum (Project Management Process Agile Scrum).</w:t>
      </w:r>
      <w:r w:rsidDel="00000000" w:rsidR="00000000" w:rsidRPr="00000000">
        <w:rPr>
          <w:rtl w:val="0"/>
        </w:rPr>
      </w:r>
    </w:p>
    <w:sdt>
      <w:sdtPr>
        <w:id w:val="-444690384"/>
        <w:tag w:val="goog_rdk_100"/>
      </w:sdtPr>
      <w:sdtContent>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23" w:date="2026-07-12T16:0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trình bảo trì </w:t>
          </w:r>
          <w:sdt>
            <w:sdtPr>
              <w:id w:val="581176557"/>
              <w:tag w:val="goog_rdk_97"/>
            </w:sdtPr>
            <w:sdtContent>
              <w:commentRangeStart w:id="11"/>
            </w:sdtContent>
          </w:sdt>
          <w:r w:rsidDel="00000000" w:rsidR="00000000" w:rsidRPr="00000000">
            <w:rPr>
              <w:rFonts w:ascii="Times New Roman" w:cs="Times New Roman" w:eastAsia="Times New Roman" w:hAnsi="Times New Roman"/>
              <w:color w:val="000000"/>
              <w:rtl w:val="0"/>
            </w:rPr>
            <w:t xml:space="preserve">&amp;</w:t>
          </w:r>
          <w:commentRangeEnd w:id="11"/>
          <w:r w:rsidDel="00000000" w:rsidR="00000000" w:rsidRPr="00000000">
            <w:commentReference w:id="11"/>
          </w:r>
          <w:r w:rsidDel="00000000" w:rsidR="00000000" w:rsidRPr="00000000">
            <w:rPr>
              <w:rFonts w:ascii="Times New Roman" w:cs="Times New Roman" w:eastAsia="Times New Roman" w:hAnsi="Times New Roman"/>
              <w:color w:val="000000"/>
              <w:rtl w:val="0"/>
            </w:rPr>
            <w:t xml:space="preserve"> Hỗ trợ phần mềm (Software Maintenance </w:t>
          </w:r>
          <w:sdt>
            <w:sdtPr>
              <w:id w:val="1114494969"/>
              <w:tag w:val="goog_rdk_98"/>
            </w:sdtPr>
            <w:sdtContent>
              <w:commentRangeStart w:id="12"/>
            </w:sdtContent>
          </w:sdt>
          <w:r w:rsidDel="00000000" w:rsidR="00000000" w:rsidRPr="00000000">
            <w:rPr>
              <w:rFonts w:ascii="Times New Roman" w:cs="Times New Roman" w:eastAsia="Times New Roman" w:hAnsi="Times New Roman"/>
              <w:color w:val="000000"/>
              <w:rtl w:val="0"/>
            </w:rPr>
            <w:t xml:space="preserve">&amp;</w:t>
          </w:r>
          <w:commentRangeEnd w:id="12"/>
          <w:r w:rsidDel="00000000" w:rsidR="00000000" w:rsidRPr="00000000">
            <w:commentReference w:id="12"/>
          </w:r>
          <w:r w:rsidDel="00000000" w:rsidR="00000000" w:rsidRPr="00000000">
            <w:rPr>
              <w:rFonts w:ascii="Times New Roman" w:cs="Times New Roman" w:eastAsia="Times New Roman" w:hAnsi="Times New Roman"/>
              <w:color w:val="000000"/>
              <w:rtl w:val="0"/>
            </w:rPr>
            <w:t xml:space="preserve"> Support Process).</w:t>
          </w:r>
          <w:sdt>
            <w:sdtPr>
              <w:id w:val="-590665451"/>
              <w:tag w:val="goog_rdk_99"/>
            </w:sdtPr>
            <w:sdtContent>
              <w:ins w:author="Văn Trung" w:id="23" w:date="2026-07-12T16:07:00Z">
                <w:r w:rsidDel="00000000" w:rsidR="00000000" w:rsidRPr="00000000">
                  <w:rPr>
                    <w:rtl w:val="0"/>
                  </w:rPr>
                </w:r>
              </w:ins>
            </w:sdtContent>
          </w:sdt>
        </w:p>
      </w:sdtContent>
    </w:sdt>
    <w:p w:rsidR="00000000" w:rsidDel="00000000" w:rsidP="00000000" w:rsidRDefault="00000000" w:rsidRPr="00000000" w14:paraId="00000165">
      <w:pPr>
        <w:pStyle w:val="Heading3"/>
        <w:numPr>
          <w:ilvl w:val="2"/>
          <w:numId w:val="1"/>
        </w:numPr>
        <w:ind w:left="1080" w:hanging="360"/>
        <w:rPr/>
      </w:pPr>
      <w:bookmarkStart w:colFirst="0" w:colLast="0" w:name="_heading=h.fv27q0nkpzpu" w:id="12"/>
      <w:bookmarkEnd w:id="12"/>
      <w:sdt>
        <w:sdtPr>
          <w:id w:val="-1636091673"/>
          <w:tag w:val="goog_rdk_101"/>
        </w:sdtPr>
        <w:sdtContent>
          <w:ins w:author="Văn Trung" w:id="23" w:date="2026-07-12T16:07:00Z">
            <w:r w:rsidDel="00000000" w:rsidR="00000000" w:rsidRPr="00000000">
              <w:rPr>
                <w:rtl w:val="0"/>
              </w:rPr>
              <w:t xml:space="preserve">Quy trình hỗ trợ </w:t>
            </w:r>
          </w:ins>
        </w:sdtContent>
      </w:sdt>
      <w:r w:rsidDel="00000000" w:rsidR="00000000" w:rsidRPr="00000000">
        <w:rPr>
          <w:rtl w:val="0"/>
        </w:rPr>
        <w:t xml:space="preserve">–</w:t>
      </w:r>
      <w:sdt>
        <w:sdtPr>
          <w:id w:val="-1309447291"/>
          <w:tag w:val="goog_rdk_102"/>
        </w:sdtPr>
        <w:sdtContent>
          <w:ins w:author="Văn Trung" w:id="24" w:date="2026-07-12T16:07:00Z">
            <w:r w:rsidDel="00000000" w:rsidR="00000000" w:rsidRPr="00000000">
              <w:rPr>
                <w:rtl w:val="0"/>
              </w:rPr>
              <w:t xml:space="preserve"> Support</w:t>
            </w:r>
          </w:ins>
        </w:sdtContent>
      </w:sdt>
      <w:r w:rsidDel="00000000" w:rsidR="00000000" w:rsidRPr="00000000">
        <w:rPr>
          <w:rtl w:val="0"/>
        </w:rPr>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Quy trình tuyển dụng nhân sự (HR Recruitment Process).</w:t>
      </w:r>
      <w:r w:rsidDel="00000000" w:rsidR="00000000" w:rsidRPr="00000000">
        <w:rPr>
          <w:rtl w:val="0"/>
        </w:rPr>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Quy trình quản lý </w:t>
      </w:r>
      <w:sdt>
        <w:sdtPr>
          <w:id w:val="-1692457469"/>
          <w:tag w:val="goog_rdk_103"/>
        </w:sdtPr>
        <w:sdtContent>
          <w:commentRangeStart w:id="13"/>
        </w:sdtContent>
      </w:sdt>
      <w:r w:rsidDel="00000000" w:rsidR="00000000" w:rsidRPr="00000000">
        <w:rPr>
          <w:rFonts w:ascii="Times New Roman" w:cs="Times New Roman" w:eastAsia="Times New Roman" w:hAnsi="Times New Roman"/>
          <w:color w:val="000000"/>
          <w:rtl w:val="0"/>
        </w:rPr>
        <w:t xml:space="preserve">&amp;</w:t>
      </w:r>
      <w:commentRangeEnd w:id="13"/>
      <w:r w:rsidDel="00000000" w:rsidR="00000000" w:rsidRPr="00000000">
        <w:commentReference w:id="13"/>
      </w:r>
      <w:r w:rsidDel="00000000" w:rsidR="00000000" w:rsidRPr="00000000">
        <w:rPr>
          <w:rFonts w:ascii="Times New Roman" w:cs="Times New Roman" w:eastAsia="Times New Roman" w:hAnsi="Times New Roman"/>
          <w:color w:val="000000"/>
          <w:rtl w:val="0"/>
        </w:rPr>
        <w:t xml:space="preserve"> Kiểm soát tài sản (Asset Control Management).</w:t>
      </w:r>
      <w:r w:rsidDel="00000000" w:rsidR="00000000" w:rsidRPr="00000000">
        <w:rPr>
          <w:rtl w:val="0"/>
        </w:rPr>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Quy trình quản lý cài đặt phần mềm (Software Installation Process).</w:t>
      </w:r>
      <w:r w:rsidDel="00000000" w:rsidR="00000000" w:rsidRPr="00000000">
        <w:rPr>
          <w:rtl w:val="0"/>
        </w:rPr>
      </w:r>
    </w:p>
    <w:sdt>
      <w:sdtPr>
        <w:id w:val="2145492607"/>
        <w:tag w:val="goog_rdk_106"/>
      </w:sdtPr>
      <w:sdtContent>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25" w:date="2026-07-12T16:05: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w:t>
          </w:r>
          <w:sdt>
            <w:sdtPr>
              <w:id w:val="96708658"/>
              <w:tag w:val="goog_rdk_104"/>
            </w:sdtPr>
            <w:sdtContent>
              <w:commentRangeStart w:id="14"/>
            </w:sdtContent>
          </w:sdt>
          <w:r w:rsidDel="00000000" w:rsidR="00000000" w:rsidRPr="00000000">
            <w:rPr>
              <w:rFonts w:ascii="Times New Roman" w:cs="Times New Roman" w:eastAsia="Times New Roman" w:hAnsi="Times New Roman"/>
              <w:color w:val="000000"/>
              <w:rtl w:val="0"/>
            </w:rPr>
            <w:t xml:space="preserve"> trỉnh </w:t>
          </w:r>
          <w:commentRangeEnd w:id="14"/>
          <w:r w:rsidDel="00000000" w:rsidR="00000000" w:rsidRPr="00000000">
            <w:commentReference w:id="14"/>
          </w:r>
          <w:r w:rsidDel="00000000" w:rsidR="00000000" w:rsidRPr="00000000">
            <w:rPr>
              <w:rFonts w:ascii="Times New Roman" w:cs="Times New Roman" w:eastAsia="Times New Roman" w:hAnsi="Times New Roman"/>
              <w:color w:val="000000"/>
              <w:rtl w:val="0"/>
            </w:rPr>
            <w:t xml:space="preserve">quản lý mua sắm (Purchasing Management Process).</w:t>
          </w:r>
          <w:sdt>
            <w:sdtPr>
              <w:id w:val="1072778247"/>
              <w:tag w:val="goog_rdk_105"/>
            </w:sdtPr>
            <w:sdtContent>
              <w:ins w:author="Văn Trung" w:id="25" w:date="2026-07-12T16:05:00Z">
                <w:r w:rsidDel="00000000" w:rsidR="00000000" w:rsidRPr="00000000">
                  <w:rPr>
                    <w:rtl w:val="0"/>
                  </w:rPr>
                </w:r>
              </w:ins>
            </w:sdtContent>
          </w:sdt>
        </w:p>
      </w:sdtContent>
    </w:sdt>
    <w:p w:rsidR="00000000" w:rsidDel="00000000" w:rsidP="00000000" w:rsidRDefault="00000000" w:rsidRPr="00000000" w14:paraId="0000016A">
      <w:pPr>
        <w:pStyle w:val="Heading2"/>
        <w:numPr>
          <w:ilvl w:val="1"/>
          <w:numId w:val="1"/>
        </w:numPr>
        <w:ind w:left="720" w:hanging="360"/>
        <w:rPr/>
      </w:pPr>
      <w:bookmarkStart w:colFirst="0" w:colLast="0" w:name="_heading=h.ydsju6754ldx" w:id="13"/>
      <w:bookmarkEnd w:id="13"/>
      <w:sdt>
        <w:sdtPr>
          <w:id w:val="1266927125"/>
          <w:tag w:val="goog_rdk_107"/>
        </w:sdtPr>
        <w:sdtContent>
          <w:ins w:author="Văn Trung" w:id="25" w:date="2026-07-12T16:05:00Z">
            <w:r w:rsidDel="00000000" w:rsidR="00000000" w:rsidRPr="00000000">
              <w:rPr>
                <w:rtl w:val="0"/>
              </w:rPr>
              <w:t xml:space="preserve">Kiến trúc quy trình</w:t>
            </w:r>
          </w:ins>
        </w:sdtContent>
      </w:sdt>
      <w:r w:rsidDel="00000000" w:rsidR="00000000" w:rsidRPr="00000000">
        <w:rPr>
          <w:rtl w:val="0"/>
        </w:rPr>
      </w:r>
    </w:p>
    <w:sdt>
      <w:sdtPr>
        <w:id w:val="-890544188"/>
        <w:tag w:val="goog_rdk_109"/>
      </w:sdtPr>
      <w:sdtContent>
        <w:p w:rsidR="00000000" w:rsidDel="00000000" w:rsidP="00000000" w:rsidRDefault="00000000" w:rsidRPr="00000000" w14:paraId="0000016B">
          <w:pPr>
            <w:jc w:val="center"/>
            <w:rPr>
              <w:rPrChange w:author="Văn Trung" w:id="26" w:date="2026-07-12T16:05:00Z">
                <w:rPr>
                  <w:rFonts w:ascii="Times New Roman" w:cs="Times New Roman" w:eastAsia="Times New Roman" w:hAnsi="Times New Roman"/>
                </w:rPr>
              </w:rPrChange>
            </w:rPr>
          </w:pPr>
          <w:r w:rsidDel="00000000" w:rsidR="00000000" w:rsidRPr="00000000">
            <w:rPr/>
            <w:drawing>
              <wp:inline distB="0" distT="0" distL="0" distR="0">
                <wp:extent cx="5574030" cy="547878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74030" cy="5478780"/>
                        </a:xfrm>
                        <a:prstGeom prst="rect"/>
                        <a:ln/>
                      </pic:spPr>
                    </pic:pic>
                  </a:graphicData>
                </a:graphic>
              </wp:inline>
            </w:drawing>
          </w:r>
          <w:sdt>
            <w:sdtPr>
              <w:id w:val="-531041065"/>
              <w:tag w:val="goog_rdk_108"/>
            </w:sdtPr>
            <w:sdtContent>
              <w:r w:rsidDel="00000000" w:rsidR="00000000" w:rsidRPr="00000000">
                <w:rPr>
                  <w:rtl w:val="0"/>
                </w:rPr>
              </w:r>
            </w:sdtContent>
          </w:sdt>
        </w:p>
      </w:sdtContent>
    </w:sdt>
    <w:sdt>
      <w:sdtPr>
        <w:id w:val="389410526"/>
        <w:tag w:val="goog_rdk_112"/>
      </w:sdtPr>
      <w:sdtContent>
        <w:p w:rsidR="00000000" w:rsidDel="00000000" w:rsidP="00000000" w:rsidRDefault="00000000" w:rsidRPr="00000000" w14:paraId="0000016C">
          <w:pPr>
            <w:rPr>
              <w:del w:author="Văn Trung" w:id="27" w:date="2026-07-12T16:17:00Z"/>
              <w:rFonts w:ascii="Times New Roman" w:cs="Times New Roman" w:eastAsia="Times New Roman" w:hAnsi="Times New Roman"/>
            </w:rPr>
          </w:pPr>
          <w:sdt>
            <w:sdtPr>
              <w:id w:val="1892941410"/>
              <w:tag w:val="goog_rdk_111"/>
            </w:sdtPr>
            <w:sdtContent>
              <w:del w:author="Văn Trung" w:id="27" w:date="2026-07-12T16:17:00Z">
                <w:r w:rsidDel="00000000" w:rsidR="00000000" w:rsidRPr="00000000">
                  <w:rPr>
                    <w:rFonts w:ascii="Times New Roman" w:cs="Times New Roman" w:eastAsia="Times New Roman" w:hAnsi="Times New Roman"/>
                    <w:rtl w:val="0"/>
                  </w:rPr>
                  <w:delText xml:space="preserve">Nội dung …………………</w:delText>
                </w:r>
              </w:del>
            </w:sdtContent>
          </w:sdt>
        </w:p>
      </w:sdtContent>
    </w:sdt>
    <w:sdt>
      <w:sdtPr>
        <w:id w:val="-113149059"/>
        <w:tag w:val="goog_rdk_114"/>
      </w:sdtPr>
      <w:sdtContent>
        <w:p w:rsidR="00000000" w:rsidDel="00000000" w:rsidP="00000000" w:rsidRDefault="00000000" w:rsidRPr="00000000" w14:paraId="0000016D">
          <w:pPr>
            <w:rPr>
              <w:del w:author="Văn Trung" w:id="27" w:date="2026-07-12T16:17:00Z"/>
              <w:rFonts w:ascii="Times New Roman" w:cs="Times New Roman" w:eastAsia="Times New Roman" w:hAnsi="Times New Roman"/>
            </w:rPr>
          </w:pPr>
          <w:sdt>
            <w:sdtPr>
              <w:id w:val="-52798745"/>
              <w:tag w:val="goog_rdk_113"/>
            </w:sdtPr>
            <w:sdtContent>
              <w:del w:author="Văn Trung" w:id="27" w:date="2026-07-12T16:17:00Z">
                <w:r w:rsidDel="00000000" w:rsidR="00000000" w:rsidRPr="00000000">
                  <w:rPr>
                    <w:rFonts w:ascii="Times New Roman" w:cs="Times New Roman" w:eastAsia="Times New Roman" w:hAnsi="Times New Roman"/>
                    <w:rtl w:val="0"/>
                  </w:rPr>
                  <w:delText xml:space="preserve">Nội dung………………….</w:delText>
                </w:r>
              </w:del>
            </w:sdtContent>
          </w:sdt>
        </w:p>
      </w:sdtContent>
    </w:sdt>
    <w:sdt>
      <w:sdtPr>
        <w:id w:val="-1556656620"/>
        <w:tag w:val="goog_rdk_116"/>
      </w:sdtPr>
      <w:sdtContent>
        <w:p w:rsidR="00000000" w:rsidDel="00000000" w:rsidP="00000000" w:rsidRDefault="00000000" w:rsidRPr="00000000" w14:paraId="0000016E">
          <w:pPr>
            <w:pStyle w:val="Heading2"/>
            <w:numPr>
              <w:ilvl w:val="1"/>
              <w:numId w:val="1"/>
            </w:numPr>
            <w:ind w:left="0" w:firstLine="0"/>
            <w:rPr>
              <w:del w:author="Văn Trung" w:id="27" w:date="2026-07-12T16:17:00Z"/>
              <w:rPrChange w:author="Văn Trung" w:id="28" w:date="2026-07-12T16:11:00Z">
                <w:rPr/>
              </w:rPrChange>
            </w:rPr>
            <w:pPrChange w:author="Văn Trung" w:id="0" w:date="2026-07-12T16:11:00Z">
              <w:pPr>
                <w:pStyle w:val="Heading3"/>
                <w:numPr>
                  <w:ilvl w:val="2"/>
                  <w:numId w:val="1"/>
                </w:numPr>
                <w:ind w:left="1080" w:hanging="360"/>
              </w:pPr>
            </w:pPrChange>
          </w:pPr>
          <w:sdt>
            <w:sdtPr>
              <w:id w:val="1613457653"/>
              <w:tag w:val="goog_rdk_115"/>
            </w:sdtPr>
            <w:sdtContent>
              <w:del w:author="Văn Trung" w:id="27" w:date="2026-07-12T16:17:00Z">
                <w:r w:rsidDel="00000000" w:rsidR="00000000" w:rsidRPr="00000000">
                  <w:rPr>
                    <w:rtl w:val="0"/>
                  </w:rPr>
                  <w:delText xml:space="preserve">Chủ đề cấp độ 3</w:delText>
                </w:r>
              </w:del>
            </w:sdtContent>
          </w:sdt>
        </w:p>
      </w:sdtContent>
    </w:sdt>
    <w:sdt>
      <w:sdtPr>
        <w:id w:val="-1674742870"/>
        <w:tag w:val="goog_rdk_119"/>
      </w:sdtPr>
      <w:sdtContent>
        <w:p w:rsidR="00000000" w:rsidDel="00000000" w:rsidP="00000000" w:rsidRDefault="00000000" w:rsidRPr="00000000" w14:paraId="0000016F">
          <w:pPr>
            <w:pStyle w:val="Heading2"/>
            <w:numPr>
              <w:ilvl w:val="1"/>
              <w:numId w:val="1"/>
            </w:numPr>
            <w:ind w:left="0" w:firstLine="0"/>
            <w:rPr>
              <w:del w:author="Văn Trung" w:id="27" w:date="2026-07-12T16:17:00Z"/>
              <w:rPrChange w:author="Văn Trung" w:id="29" w:date="2026-07-12T16:11:00Z">
                <w:rPr>
                  <w:rFonts w:ascii="Times New Roman" w:cs="Times New Roman" w:eastAsia="Times New Roman" w:hAnsi="Times New Roman"/>
                </w:rPr>
              </w:rPrChange>
            </w:rPr>
            <w:pPrChange w:author="Văn Trung" w:id="0" w:date="2026-07-12T16:11:00Z">
              <w:pPr>
                <w:ind w:firstLine="227"/>
              </w:pPr>
            </w:pPrChange>
          </w:pPr>
          <w:sdt>
            <w:sdtPr>
              <w:id w:val="908109634"/>
              <w:tag w:val="goog_rdk_117"/>
            </w:sdtPr>
            <w:sdtContent>
              <w:del w:author="Văn Trung" w:id="27" w:date="2026-07-12T16:17:00Z">
                <w:r w:rsidDel="00000000" w:rsidR="00000000" w:rsidRPr="00000000">
                  <w:rPr>
                    <w:rFonts w:ascii="Times New Roman" w:cs="Times New Roman" w:eastAsia="Times New Roman" w:hAnsi="Times New Roman"/>
                    <w:rtl w:val="0"/>
                  </w:rPr>
                  <w:delText xml:space="preserve">Nội dung</w:delText>
                </w:r>
              </w:del>
              <w:sdt>
                <w:sdtPr>
                  <w:id w:val="-727807690"/>
                  <w:tag w:val="goog_rdk_118"/>
                </w:sdtPr>
                <w:sdtContent>
                  <w:del w:author="Văn Trung" w:id="27" w:date="2026-07-12T16:17:00Z">
                    <w:r w:rsidDel="00000000" w:rsidR="00000000" w:rsidRPr="00000000">
                      <w:rPr>
                        <w:rtl w:val="0"/>
                      </w:rPr>
                    </w:r>
                  </w:del>
                </w:sdtContent>
              </w:sdt>
              <w:del w:author="Văn Trung" w:id="27" w:date="2026-07-12T16:17:00Z"/>
            </w:sdtContent>
          </w:sdt>
        </w:p>
      </w:sdtContent>
    </w:sdt>
    <w:sdt>
      <w:sdtPr>
        <w:id w:val="-1564456095"/>
        <w:tag w:val="goog_rdk_122"/>
      </w:sdtPr>
      <w:sdtContent>
        <w:p w:rsidR="00000000" w:rsidDel="00000000" w:rsidP="00000000" w:rsidRDefault="00000000" w:rsidRPr="00000000" w14:paraId="00000170">
          <w:pPr>
            <w:pStyle w:val="Heading3"/>
            <w:numPr>
              <w:ilvl w:val="2"/>
              <w:numId w:val="1"/>
            </w:numPr>
            <w:ind w:left="0" w:firstLine="0"/>
            <w:rPr>
              <w:del w:author="Văn Trung" w:id="27" w:date="2026-07-12T16:17:00Z"/>
              <w:rPrChange w:author="Văn Trung" w:id="30" w:date="2026-07-12T16:11:00Z">
                <w:rPr>
                  <w:rFonts w:ascii="Times New Roman" w:cs="Times New Roman" w:eastAsia="Times New Roman" w:hAnsi="Times New Roman"/>
                </w:rPr>
              </w:rPrChange>
            </w:rPr>
            <w:pPrChange w:author="Văn Trung" w:id="0" w:date="2026-07-12T16:11:00Z">
              <w:pPr>
                <w:pStyle w:val="Heading3"/>
                <w:numPr>
                  <w:ilvl w:val="2"/>
                  <w:numId w:val="1"/>
                </w:numPr>
                <w:ind w:left="1080" w:hanging="360"/>
              </w:pPr>
            </w:pPrChange>
          </w:pPr>
          <w:sdt>
            <w:sdtPr>
              <w:id w:val="1049209513"/>
              <w:tag w:val="goog_rdk_120"/>
            </w:sdtPr>
            <w:sdtContent>
              <w:del w:author="Văn Trung" w:id="27" w:date="2026-07-12T16:17:00Z">
                <w:r w:rsidDel="00000000" w:rsidR="00000000" w:rsidRPr="00000000">
                  <w:rPr>
                    <w:rFonts w:ascii="Times New Roman" w:cs="Times New Roman" w:eastAsia="Times New Roman" w:hAnsi="Times New Roman"/>
                    <w:rtl w:val="0"/>
                  </w:rPr>
                  <w:delText xml:space="preserve">Chủ đề cấp độ 3</w:delText>
                </w:r>
              </w:del>
              <w:sdt>
                <w:sdtPr>
                  <w:id w:val="-435025589"/>
                  <w:tag w:val="goog_rdk_121"/>
                </w:sdtPr>
                <w:sdtContent>
                  <w:del w:author="Văn Trung" w:id="27" w:date="2026-07-12T16:17:00Z">
                    <w:r w:rsidDel="00000000" w:rsidR="00000000" w:rsidRPr="00000000">
                      <w:rPr>
                        <w:rtl w:val="0"/>
                      </w:rPr>
                    </w:r>
                  </w:del>
                </w:sdtContent>
              </w:sdt>
              <w:del w:author="Văn Trung" w:id="27" w:date="2026-07-12T16:17:00Z"/>
            </w:sdtContent>
          </w:sdt>
        </w:p>
      </w:sdtContent>
    </w:sdt>
    <w:sdt>
      <w:sdtPr>
        <w:id w:val="1309100724"/>
        <w:tag w:val="goog_rdk_124"/>
      </w:sdtPr>
      <w:sdtContent>
        <w:p w:rsidR="00000000" w:rsidDel="00000000" w:rsidP="00000000" w:rsidRDefault="00000000" w:rsidRPr="00000000" w14:paraId="00000171">
          <w:pPr>
            <w:pStyle w:val="Heading3"/>
            <w:numPr>
              <w:ilvl w:val="2"/>
              <w:numId w:val="1"/>
            </w:numPr>
            <w:ind w:left="0" w:firstLine="0"/>
            <w:rPr>
              <w:del w:author="Văn Trung" w:id="27" w:date="2026-07-12T16:17:00Z"/>
              <w:rPrChange w:author="Văn Trung" w:id="31" w:date="2026-07-12T16:11:00Z">
                <w:rPr/>
              </w:rPrChange>
            </w:rPr>
            <w:pPrChange w:author="Văn Trung" w:id="0" w:date="2026-07-12T16:11:00Z">
              <w:pPr>
                <w:pStyle w:val="Heading4"/>
                <w:numPr>
                  <w:ilvl w:val="3"/>
                  <w:numId w:val="1"/>
                </w:numPr>
                <w:ind w:left="1440" w:hanging="360"/>
              </w:pPr>
            </w:pPrChange>
          </w:pPr>
          <w:sdt>
            <w:sdtPr>
              <w:id w:val="-1262952712"/>
              <w:tag w:val="goog_rdk_123"/>
            </w:sdtPr>
            <w:sdtContent>
              <w:del w:author="Văn Trung" w:id="27" w:date="2026-07-12T16:17:00Z">
                <w:r w:rsidDel="00000000" w:rsidR="00000000" w:rsidRPr="00000000">
                  <w:rPr>
                    <w:rtl w:val="0"/>
                  </w:rPr>
                  <w:delText xml:space="preserve">Chủ đề cấp độ 4</w:delText>
                </w:r>
              </w:del>
            </w:sdtContent>
          </w:sdt>
        </w:p>
      </w:sdtContent>
    </w:sdt>
    <w:sdt>
      <w:sdtPr>
        <w:id w:val="-934108451"/>
        <w:tag w:val="goog_rdk_127"/>
      </w:sdtPr>
      <w:sdtContent>
        <w:p w:rsidR="00000000" w:rsidDel="00000000" w:rsidP="00000000" w:rsidRDefault="00000000" w:rsidRPr="00000000" w14:paraId="00000172">
          <w:pPr>
            <w:rPr>
              <w:del w:author="Văn Trung" w:id="27" w:date="2026-07-12T16:17:00Z"/>
              <w:rPrChange w:author="Văn Trung" w:id="32" w:date="2026-07-12T16:11:00Z">
                <w:rPr>
                  <w:rFonts w:ascii="Times New Roman" w:cs="Times New Roman" w:eastAsia="Times New Roman" w:hAnsi="Times New Roman"/>
                </w:rPr>
              </w:rPrChange>
            </w:rPr>
            <w:pPrChange w:author="Văn Trung" w:id="0" w:date="2026-07-12T16:11:00Z">
              <w:pPr>
                <w:ind w:firstLine="624"/>
              </w:pPr>
            </w:pPrChange>
          </w:pPr>
          <w:sdt>
            <w:sdtPr>
              <w:id w:val="2026194448"/>
              <w:tag w:val="goog_rdk_125"/>
            </w:sdtPr>
            <w:sdtContent>
              <w:del w:author="Văn Trung" w:id="27" w:date="2026-07-12T16:17:00Z">
                <w:r w:rsidDel="00000000" w:rsidR="00000000" w:rsidRPr="00000000">
                  <w:rPr>
                    <w:rFonts w:ascii="Times New Roman" w:cs="Times New Roman" w:eastAsia="Times New Roman" w:hAnsi="Times New Roman"/>
                    <w:rtl w:val="0"/>
                  </w:rPr>
                  <w:delText xml:space="preserve">Nội dung</w:delText>
                </w:r>
              </w:del>
              <w:sdt>
                <w:sdtPr>
                  <w:id w:val="-1560371226"/>
                  <w:tag w:val="goog_rdk_126"/>
                </w:sdtPr>
                <w:sdtContent>
                  <w:del w:author="Văn Trung" w:id="27" w:date="2026-07-12T16:17:00Z">
                    <w:r w:rsidDel="00000000" w:rsidR="00000000" w:rsidRPr="00000000">
                      <w:rPr>
                        <w:rtl w:val="0"/>
                      </w:rPr>
                    </w:r>
                  </w:del>
                </w:sdtContent>
              </w:sdt>
              <w:del w:author="Văn Trung" w:id="27" w:date="2026-07-12T16:17:00Z"/>
            </w:sdtContent>
          </w:sdt>
        </w:p>
      </w:sdtContent>
    </w:sdt>
    <w:sdt>
      <w:sdtPr>
        <w:id w:val="-660941256"/>
        <w:tag w:val="goog_rdk_130"/>
      </w:sdtPr>
      <w:sdtContent>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jc w:val="center"/>
            <w:rPr>
              <w:del w:author="Văn Trung" w:id="27" w:date="2026-07-12T16:17:00Z"/>
              <w:color w:val="000000"/>
              <w:rPrChange w:author="Văn Trung" w:id="33" w:date="2026-07-12T14:59:00Z">
                <w:rPr>
                  <w:rFonts w:ascii="Times New Roman" w:cs="Times New Roman" w:eastAsia="Times New Roman" w:hAnsi="Times New Roman"/>
                  <w:b w:val="1"/>
                  <w:bCs w:val="1"/>
                  <w:sz w:val="30"/>
                  <w:szCs w:val="30"/>
                </w:rPr>
              </w:rPrChange>
            </w:rPr>
            <w:pPrChange w:author="Văn Trung" w:id="0" w:date="2026-07-12T14:59:00Z">
              <w:pPr>
                <w:spacing w:after="0" w:lineRule="auto"/>
              </w:pPr>
            </w:pPrChange>
          </w:pPr>
          <w:sdt>
            <w:sdtPr>
              <w:id w:val="-642126157"/>
              <w:tag w:val="goog_rdk_128"/>
            </w:sdtPr>
            <w:sdtContent>
              <w:del w:author="Văn Trung" w:id="27" w:date="2026-07-12T16:17:00Z"/>
              <w:sdt>
                <w:sdtPr>
                  <w:id w:val="-1709509573"/>
                  <w:tag w:val="goog_rdk_129"/>
                </w:sdtPr>
                <w:sdtContent>
                  <w:del w:author="Văn Trung" w:id="27" w:date="2026-07-12T16:17:00Z">
                    <w:r w:rsidDel="00000000" w:rsidR="00000000" w:rsidRPr="00000000">
                      <w:rPr>
                        <w:rtl w:val="0"/>
                      </w:rPr>
                    </w:r>
                  </w:del>
                </w:sdtContent>
              </w:sdt>
              <w:del w:author="Văn Trung" w:id="27" w:date="2026-07-12T16:17:00Z">
                <w:bookmarkStart w:colFirst="0" w:colLast="0" w:name="_heading=h.1i89z17b7s5" w:id="14"/>
                <w:bookmarkEnd w:id="14"/>
              </w:del>
            </w:sdtContent>
          </w:sdt>
        </w:p>
      </w:sdtContent>
    </w:sdt>
    <w:sdt>
      <w:sdtPr>
        <w:id w:val="649165299"/>
        <w:tag w:val="goog_rdk_135"/>
      </w:sdtPr>
      <w:sdtContent>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jc w:val="center"/>
            <w:rPr>
              <w:del w:author="Văn Trung" w:id="35" w:date="2026-07-12T14:58:00Z"/>
              <w:rFonts w:ascii="Times New Roman" w:cs="Times New Roman" w:eastAsia="Times New Roman" w:hAnsi="Times New Roman"/>
              <w:color w:val="000000"/>
            </w:rPr>
          </w:pPr>
          <w:sdt>
            <w:sdtPr>
              <w:id w:val="-324649339"/>
              <w:tag w:val="goog_rdk_131"/>
            </w:sdtPr>
            <w:sdtContent>
              <w:del w:author="Văn Trung" w:id="27" w:date="2026-07-12T16:17:00Z">
                <w:r w:rsidDel="00000000" w:rsidR="00000000" w:rsidRPr="00000000">
                  <w:rPr>
                    <w:rFonts w:ascii="Times New Roman" w:cs="Times New Roman" w:eastAsia="Times New Roman" w:hAnsi="Times New Roman"/>
                    <w:color w:val="000000"/>
                    <w:rtl w:val="0"/>
                  </w:rPr>
                  <w:delText xml:space="preserve">Hình 1.1: Tên hình 1</w:delText>
                </w:r>
              </w:del>
            </w:sdtContent>
          </w:sdt>
          <w:sdt>
            <w:sdtPr>
              <w:id w:val="-1368127371"/>
              <w:tag w:val="goog_rdk_132"/>
            </w:sdtPr>
            <w:sdtContent>
              <w:ins w:author="Văn Trung" w:id="27" w:date="2026-07-12T16:17:00Z">
                <w:r w:rsidDel="00000000" w:rsidR="00000000" w:rsidRPr="00000000">
                  <w:rPr>
                    <w:rFonts w:ascii="Times New Roman" w:cs="Times New Roman" w:eastAsia="Times New Roman" w:hAnsi="Times New Roman"/>
                    <w:color w:val="000000"/>
                    <w:rtl w:val="0"/>
                  </w:rPr>
                  <w:t xml:space="preserve">Hình </w:t>
                </w:r>
              </w:ins>
            </w:sdtContent>
          </w:sdt>
          <w:r w:rsidDel="00000000" w:rsidR="00000000" w:rsidRPr="00000000">
            <w:rPr>
              <w:rFonts w:ascii="Times New Roman" w:cs="Times New Roman" w:eastAsia="Times New Roman" w:hAnsi="Times New Roman"/>
              <w:color w:val="000000"/>
              <w:rtl w:val="0"/>
            </w:rPr>
            <w:t xml:space="preserve">2.1:</w:t>
          </w:r>
          <w:sdt>
            <w:sdtPr>
              <w:id w:val="-1312808313"/>
              <w:tag w:val="goog_rdk_133"/>
            </w:sdtPr>
            <w:sdtContent>
              <w:ins w:author="Văn Trung" w:id="34" w:date="2026-07-12T14:57:00Z">
                <w:r w:rsidDel="00000000" w:rsidR="00000000" w:rsidRPr="00000000">
                  <w:rPr>
                    <w:rFonts w:ascii="Times New Roman" w:cs="Times New Roman" w:eastAsia="Times New Roman" w:hAnsi="Times New Roman"/>
                    <w:color w:val="000000"/>
                    <w:rtl w:val="0"/>
                  </w:rPr>
                  <w:t xml:space="preserve"> Kiến trúc quy trình</w:t>
                </w:r>
              </w:ins>
            </w:sdtContent>
          </w:sdt>
          <w:r w:rsidDel="00000000" w:rsidR="00000000" w:rsidRPr="00000000">
            <w:rPr>
              <w:rFonts w:ascii="Times New Roman" w:cs="Times New Roman" w:eastAsia="Times New Roman" w:hAnsi="Times New Roman"/>
              <w:color w:val="000000"/>
              <w:rtl w:val="0"/>
            </w:rPr>
            <w:t xml:space="preserve"> tại OR Tech</w:t>
          </w:r>
          <w:sdt>
            <w:sdtPr>
              <w:id w:val="-1281954044"/>
              <w:tag w:val="goog_rdk_134"/>
            </w:sdtPr>
            <w:sdtContent>
              <w:del w:author="Văn Trung" w:id="35" w:date="2026-07-12T14:58:00Z">
                <w:bookmarkStart w:colFirst="0" w:colLast="0" w:name="_heading=h.6qk5t0ycd404" w:id="15"/>
                <w:bookmarkEnd w:id="15"/>
                <w:r w:rsidDel="00000000" w:rsidR="00000000" w:rsidRPr="00000000">
                  <w:rPr>
                    <w:rtl w:val="0"/>
                  </w:rPr>
                </w:r>
              </w:del>
            </w:sdtContent>
          </w:sdt>
        </w:p>
      </w:sdtContent>
    </w:sdt>
    <w:sdt>
      <w:sdtPr>
        <w:id w:val="-1249480679"/>
        <w:tag w:val="goog_rdk_138"/>
      </w:sdtPr>
      <w:sdtContent>
        <w:p w:rsidR="00000000" w:rsidDel="00000000" w:rsidP="00000000" w:rsidRDefault="00000000" w:rsidRPr="00000000" w14:paraId="00000175">
          <w:pPr>
            <w:jc w:val="center"/>
            <w:rPr>
              <w:ins w:author="Văn Trung" w:id="35" w:date="2026-07-12T14:58:00Z"/>
            </w:rPr>
          </w:pPr>
          <w:sdt>
            <w:sdtPr>
              <w:id w:val="1828813855"/>
              <w:tag w:val="goog_rdk_137"/>
            </w:sdtPr>
            <w:sdtContent>
              <w:ins w:author="Văn Trung" w:id="35" w:date="2026-07-12T14:58:00Z">
                <w:r w:rsidDel="00000000" w:rsidR="00000000" w:rsidRPr="00000000">
                  <w:rPr>
                    <w:rtl w:val="0"/>
                  </w:rPr>
                </w:r>
              </w:ins>
            </w:sdtContent>
          </w:sdt>
        </w:p>
      </w:sdtContent>
    </w:sdt>
    <w:p w:rsidR="00000000" w:rsidDel="00000000" w:rsidP="00000000" w:rsidRDefault="00000000" w:rsidRPr="00000000" w14:paraId="00000176">
      <w:pPr>
        <w:pStyle w:val="Heading2"/>
        <w:numPr>
          <w:ilvl w:val="1"/>
          <w:numId w:val="1"/>
        </w:numPr>
        <w:ind w:left="720" w:hanging="360"/>
        <w:rPr/>
      </w:pPr>
      <w:bookmarkStart w:colFirst="0" w:colLast="0" w:name="_heading=h.h61tquhggbm9" w:id="16"/>
      <w:bookmarkEnd w:id="16"/>
      <w:sdt>
        <w:sdtPr>
          <w:id w:val="-1551362208"/>
          <w:tag w:val="goog_rdk_139"/>
        </w:sdtPr>
        <w:sdtContent>
          <w:ins w:author="Văn Trung" w:id="35" w:date="2026-07-12T14:58:00Z">
            <w:r w:rsidDel="00000000" w:rsidR="00000000" w:rsidRPr="00000000">
              <w:rPr>
                <w:rtl w:val="0"/>
              </w:rPr>
              <w:t xml:space="preserve">Phân tích quy trình</w:t>
            </w:r>
          </w:ins>
        </w:sdtContent>
      </w:sdt>
      <w:r w:rsidDel="00000000" w:rsidR="00000000" w:rsidRPr="00000000">
        <w:rPr>
          <w:rtl w:val="0"/>
        </w:rPr>
      </w:r>
    </w:p>
    <w:sdt>
      <w:sdtPr>
        <w:id w:val="2041801578"/>
        <w:tag w:val="goog_rdk_142"/>
      </w:sdtPr>
      <w:sdtContent>
        <w:p w:rsidR="00000000" w:rsidDel="00000000" w:rsidP="00000000" w:rsidRDefault="00000000" w:rsidRPr="00000000" w14:paraId="00000177">
          <w:pPr>
            <w:rPr>
              <w:ins w:author="Văn Trung" w:id="36" w:date="2026-07-12T16:19:00Z"/>
            </w:rPr>
          </w:pPr>
          <w:r w:rsidDel="00000000" w:rsidR="00000000" w:rsidRPr="00000000">
            <w:rPr>
              <w:rtl w:val="0"/>
            </w:rPr>
            <w:t xml:space="preserve">Kiến trúc quy trình gồm 10 quy trình: 3 quy trình quản lý (management), 3 quy trình cốt lõi (core) và 4 quy trình hỗ trợ (Support). Sơ đồ </w:t>
          </w:r>
          <w:sdt>
            <w:sdtPr>
              <w:id w:val="-606482014"/>
              <w:tag w:val="goog_rdk_140"/>
            </w:sdtPr>
            <w:sdtContent>
              <w:commentRangeStart w:id="15"/>
            </w:sdtContent>
          </w:sdt>
          <w:r w:rsidDel="00000000" w:rsidR="00000000" w:rsidRPr="00000000">
            <w:rPr>
              <w:rtl w:val="0"/>
            </w:rPr>
            <w:t xml:space="preserve">kiến trục</w:t>
          </w:r>
          <w:commentRangeEnd w:id="15"/>
          <w:r w:rsidDel="00000000" w:rsidR="00000000" w:rsidRPr="00000000">
            <w:commentReference w:id="15"/>
          </w:r>
          <w:r w:rsidDel="00000000" w:rsidR="00000000" w:rsidRPr="00000000">
            <w:rPr>
              <w:rtl w:val="0"/>
            </w:rPr>
            <w:t xml:space="preserve"> quy trình (Process architecture) đã được trình bày ở phần trước. Phần dưới đây trình bày phân tích chi tiết cho từng quy trình theo 4 tiêu chí: Actors, mô tả (các bước – giá trị - nhiệm vụ), khách hàng (customer), và khả năng kết quả (outcomes).</w:t>
          </w:r>
          <w:sdt>
            <w:sdtPr>
              <w:id w:val="-1983953429"/>
              <w:tag w:val="goog_rdk_141"/>
            </w:sdtPr>
            <w:sdtContent>
              <w:ins w:author="Văn Trung" w:id="36" w:date="2026-07-12T16:19:00Z">
                <w:r w:rsidDel="00000000" w:rsidR="00000000" w:rsidRPr="00000000">
                  <w:rPr>
                    <w:rtl w:val="0"/>
                  </w:rPr>
                </w:r>
              </w:ins>
            </w:sdtContent>
          </w:sdt>
        </w:p>
      </w:sdtContent>
    </w:sdt>
    <w:sdt>
      <w:sdtPr>
        <w:id w:val="-963538356"/>
        <w:tag w:val="goog_rdk_144"/>
      </w:sdtPr>
      <w:sdtContent>
        <w:p w:rsidR="00000000" w:rsidDel="00000000" w:rsidP="00000000" w:rsidRDefault="00000000" w:rsidRPr="00000000" w14:paraId="00000178">
          <w:pPr>
            <w:pStyle w:val="Heading3"/>
            <w:numPr>
              <w:ilvl w:val="2"/>
              <w:numId w:val="1"/>
            </w:numPr>
            <w:ind w:left="1080" w:hanging="360"/>
            <w:rPr>
              <w:ins w:author="Văn Trung" w:id="36" w:date="2026-07-12T16:19:00Z"/>
              <w:rPrChange w:author="Văn Trung" w:id="37" w:date="2026-07-12T16:19:00Z">
                <w:rPr/>
              </w:rPrChange>
            </w:rPr>
            <w:pPrChange w:author="Văn Trung" w:id="0" w:date="2026-07-12T16:19:00Z">
              <w:pPr>
                <w:pStyle w:val="Heading2"/>
                <w:numPr>
                  <w:ilvl w:val="1"/>
                  <w:numId w:val="1"/>
                </w:numPr>
                <w:ind w:left="720" w:hanging="360"/>
              </w:pPr>
            </w:pPrChange>
          </w:pPr>
          <w:sdt>
            <w:sdtPr>
              <w:id w:val="-1415898047"/>
              <w:tag w:val="goog_rdk_143"/>
            </w:sdtPr>
            <w:sdtContent>
              <w:ins w:author="Văn Trung" w:id="36" w:date="2026-07-12T16:19:00Z">
                <w:bookmarkStart w:colFirst="0" w:colLast="0" w:name="_heading=h.lvdehio3f4ic" w:id="17"/>
                <w:bookmarkEnd w:id="17"/>
                <w:r w:rsidDel="00000000" w:rsidR="00000000" w:rsidRPr="00000000">
                  <w:rPr>
                    <w:rtl w:val="0"/>
                  </w:rPr>
                  <w:t xml:space="preserve">QUY TRÌNH QUẢN LÝ CHẤT LƯỢNG (QUALITY MANAGEMENT PROCESS)</w:t>
                </w:r>
              </w:ins>
            </w:sdtContent>
          </w:sdt>
        </w:p>
      </w:sdtContent>
    </w:sdt>
    <w:p w:rsidR="00000000" w:rsidDel="00000000" w:rsidP="00000000" w:rsidRDefault="00000000" w:rsidRPr="00000000" w14:paraId="00000179">
      <w:pPr>
        <w:pStyle w:val="Heading4"/>
        <w:numPr>
          <w:ilvl w:val="3"/>
          <w:numId w:val="1"/>
        </w:numPr>
        <w:ind w:left="1440" w:hanging="360"/>
        <w:rPr/>
      </w:pPr>
      <w:bookmarkStart w:colFirst="0" w:colLast="0" w:name="_heading=h.fs3222da3odl" w:id="18"/>
      <w:bookmarkEnd w:id="18"/>
      <w:sdt>
        <w:sdtPr>
          <w:id w:val="603011934"/>
          <w:tag w:val="goog_rdk_145"/>
        </w:sdtPr>
        <w:sdtContent>
          <w:ins w:author="Văn Trung" w:id="36" w:date="2026-07-12T16:19:00Z"/>
          <w:sdt>
            <w:sdtPr>
              <w:id w:val="-179092097"/>
              <w:tag w:val="goog_rdk_146"/>
            </w:sdtPr>
            <w:sdtContent>
              <w:commentRangeStart w:id="16"/>
            </w:sdtContent>
          </w:sdt>
          <w:ins w:author="Văn Trung" w:id="36" w:date="2026-07-12T16:19:00Z">
            <w:r w:rsidDel="00000000" w:rsidR="00000000" w:rsidRPr="00000000">
              <w:rPr>
                <w:rtl w:val="0"/>
              </w:rPr>
              <w:t xml:space="preserve">Actors / Các tác nhân</w:t>
            </w:r>
          </w:ins>
        </w:sdtContent>
      </w:sdt>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QA Manager.</w:t>
      </w:r>
      <w:r w:rsidDel="00000000" w:rsidR="00000000" w:rsidRPr="00000000">
        <w:rPr>
          <w:rtl w:val="0"/>
        </w:rPr>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Nhóm QA/QC.</w:t>
      </w:r>
      <w:r w:rsidDel="00000000" w:rsidR="00000000" w:rsidRPr="00000000">
        <w:rPr>
          <w:rtl w:val="0"/>
        </w:rPr>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Project Manager (chủ sở hữu quy trình được audit).</w:t>
      </w:r>
      <w:r w:rsidDel="00000000" w:rsidR="00000000" w:rsidRPr="00000000">
        <w:rPr>
          <w:rtl w:val="0"/>
        </w:rPr>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Project Owner (quản lý dự án)</w:t>
      </w:r>
      <w:r w:rsidDel="00000000" w:rsidR="00000000" w:rsidRPr="00000000">
        <w:rPr>
          <w:rtl w:val="0"/>
        </w:rPr>
      </w:r>
    </w:p>
    <w:sdt>
      <w:sdtPr>
        <w:id w:val="-404716139"/>
        <w:tag w:val="goog_rdk_148"/>
      </w:sdtPr>
      <w:sdtContent>
        <w:p w:rsidR="00000000" w:rsidDel="00000000" w:rsidP="00000000" w:rsidRDefault="00000000" w:rsidRPr="00000000" w14:paraId="0000017E">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38" w:date="2026-07-12T16:18: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 Giám đốc (BOD).</w:t>
          </w:r>
          <w:sdt>
            <w:sdtPr>
              <w:id w:val="1612224010"/>
              <w:tag w:val="goog_rdk_147"/>
            </w:sdtPr>
            <w:sdtContent>
              <w:ins w:author="Văn Trung" w:id="38" w:date="2026-07-12T16:18:00Z">
                <w:r w:rsidDel="00000000" w:rsidR="00000000" w:rsidRPr="00000000">
                  <w:rPr>
                    <w:rtl w:val="0"/>
                  </w:rPr>
                </w:r>
              </w:ins>
            </w:sdtContent>
          </w:sdt>
        </w:p>
      </w:sdtContent>
    </w:sdt>
    <w:p w:rsidR="00000000" w:rsidDel="00000000" w:rsidP="00000000" w:rsidRDefault="00000000" w:rsidRPr="00000000" w14:paraId="0000017F">
      <w:pPr>
        <w:pStyle w:val="Heading4"/>
        <w:numPr>
          <w:ilvl w:val="3"/>
          <w:numId w:val="1"/>
        </w:numPr>
        <w:ind w:left="1440" w:hanging="360"/>
        <w:rPr/>
      </w:pPr>
      <w:bookmarkStart w:colFirst="0" w:colLast="0" w:name="_heading=h.a72d8msdic0j" w:id="19"/>
      <w:bookmarkEnd w:id="19"/>
      <w:sdt>
        <w:sdtPr>
          <w:id w:val="1858314856"/>
          <w:tag w:val="goog_rdk_149"/>
        </w:sdtPr>
        <w:sdtContent>
          <w:ins w:author="Văn Trung" w:id="38" w:date="2026-07-12T16:18: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180">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181">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Xây dựng/cập nhật tiêu chuẩn chất lượng nội bộ theo khung CMMI/ISO mà công ty áp dụng.</w:t>
      </w:r>
      <w:r w:rsidDel="00000000" w:rsidR="00000000" w:rsidRPr="00000000">
        <w:rPr>
          <w:rtl w:val="0"/>
        </w:rPr>
      </w:r>
    </w:p>
    <w:p w:rsidR="00000000" w:rsidDel="00000000" w:rsidP="00000000" w:rsidRDefault="00000000" w:rsidRPr="00000000" w14:paraId="00000182">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Lập kế hoạch kiểm toán (audit) định kỳ cho các dự án/phòng ban.</w:t>
      </w:r>
      <w:r w:rsidDel="00000000" w:rsidR="00000000" w:rsidRPr="00000000">
        <w:rPr>
          <w:rtl w:val="0"/>
        </w:rPr>
      </w:r>
    </w:p>
    <w:p w:rsidR="00000000" w:rsidDel="00000000" w:rsidP="00000000" w:rsidRDefault="00000000" w:rsidRPr="00000000" w14:paraId="00000183">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Thực hiện audit quy trình thực tế so với tài liệu quy trình (PRO-*) đã ban hành.</w:t>
      </w:r>
      <w:r w:rsidDel="00000000" w:rsidR="00000000" w:rsidRPr="00000000">
        <w:rPr>
          <w:rtl w:val="0"/>
        </w:rPr>
      </w:r>
    </w:p>
    <w:p w:rsidR="00000000" w:rsidDel="00000000" w:rsidP="00000000" w:rsidRDefault="00000000" w:rsidRPr="00000000" w14:paraId="00000184">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Ghi nhận các điểm không phù hợp (Non-conformance – NC) nếu có.</w:t>
      </w:r>
      <w:r w:rsidDel="00000000" w:rsidR="00000000" w:rsidRPr="00000000">
        <w:rPr>
          <w:rtl w:val="0"/>
        </w:rPr>
      </w:r>
    </w:p>
    <w:p w:rsidR="00000000" w:rsidDel="00000000" w:rsidP="00000000" w:rsidRDefault="00000000" w:rsidRPr="00000000" w14:paraId="00000185">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Yêu cầu bộ phận liên quan lập kế hoạch khắc phục (CAPA – Corrective and Preventive Action).</w:t>
      </w:r>
      <w:r w:rsidDel="00000000" w:rsidR="00000000" w:rsidRPr="00000000">
        <w:rPr>
          <w:rtl w:val="0"/>
        </w:rPr>
      </w:r>
    </w:p>
    <w:p w:rsidR="00000000" w:rsidDel="00000000" w:rsidP="00000000" w:rsidRDefault="00000000" w:rsidRPr="00000000" w14:paraId="00000186">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Theo dõi tiến độ khắc phục và đóng NC khi đã xác minh.</w:t>
      </w:r>
      <w:r w:rsidDel="00000000" w:rsidR="00000000" w:rsidRPr="00000000">
        <w:rPr>
          <w:rtl w:val="0"/>
        </w:rPr>
      </w:r>
    </w:p>
    <w:p w:rsidR="00000000" w:rsidDel="00000000" w:rsidP="00000000" w:rsidRDefault="00000000" w:rsidRPr="00000000" w14:paraId="00000187">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Báo cáo tổng hợp chất lượng cho BOD theo quý.</w:t>
      </w:r>
      <w:r w:rsidDel="00000000" w:rsidR="00000000" w:rsidRPr="00000000">
        <w:rPr>
          <w:rtl w:val="0"/>
        </w:rPr>
      </w:r>
    </w:p>
    <w:p w:rsidR="00000000" w:rsidDel="00000000" w:rsidP="00000000" w:rsidRDefault="00000000" w:rsidRPr="00000000" w14:paraId="00000188">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Đảm bảo sản phẩm/dịch vụ phần mềm bàn giao cho khách hàng đạt chuẩn chất lượng đã cam kết trong hợp đồng/SLA, duy trì chứng nhận CMMI/ISO – yếu tố cạnh tranh quan trọng để khách hàng quốc tế tin tưởng lựa chọn dịch vụ outsourcing.</w:t>
      </w:r>
    </w:p>
    <w:sdt>
      <w:sdtPr>
        <w:id w:val="418740698"/>
        <w:tag w:val="goog_rdk_152"/>
      </w:sdtPr>
      <w:sdtContent>
        <w:p w:rsidR="00000000" w:rsidDel="00000000" w:rsidP="00000000" w:rsidRDefault="00000000" w:rsidRPr="00000000" w14:paraId="00000189">
          <w:pPr>
            <w:ind w:left="624" w:firstLine="0"/>
            <w:rPr>
              <w:ins w:author="Văn Trung" w:id="39" w:date="2026-07-12T16:18:00Z"/>
            </w:rPr>
          </w:pPr>
          <w:r w:rsidDel="00000000" w:rsidR="00000000" w:rsidRPr="00000000">
            <w:rPr>
              <w:b w:val="1"/>
              <w:bCs w:val="1"/>
              <w:rtl w:val="0"/>
            </w:rPr>
            <w:t xml:space="preserve">Nhiệm vụ chính (Key tasks):</w:t>
          </w:r>
          <w:r w:rsidDel="00000000" w:rsidR="00000000" w:rsidRPr="00000000">
            <w:rPr>
              <w:rtl w:val="0"/>
            </w:rPr>
            <w:t xml:space="preserve"> Lập kế hoạch audit; thực hiện audit; ghi nhận</w:t>
          </w:r>
          <w:sdt>
            <w:sdtPr>
              <w:id w:val="1375477662"/>
              <w:tag w:val="goog_rdk_150"/>
            </w:sdtPr>
            <w:sdtContent>
              <w:commentRangeStart w:id="17"/>
            </w:sdtContent>
          </w:sdt>
          <w:r w:rsidDel="00000000" w:rsidR="00000000" w:rsidRPr="00000000">
            <w:rPr>
              <w:rtl w:val="0"/>
            </w:rPr>
            <w:t xml:space="preserve"> &amp;</w:t>
          </w:r>
          <w:commentRangeEnd w:id="17"/>
          <w:r w:rsidDel="00000000" w:rsidR="00000000" w:rsidRPr="00000000">
            <w:commentReference w:id="17"/>
          </w:r>
          <w:r w:rsidDel="00000000" w:rsidR="00000000" w:rsidRPr="00000000">
            <w:rPr>
              <w:rtl w:val="0"/>
            </w:rPr>
            <w:t xml:space="preserve"> phân loại NC; theo dõi CAPA; báo cáo chất lượng định kỳ.</w:t>
          </w:r>
          <w:sdt>
            <w:sdtPr>
              <w:id w:val="14330301"/>
              <w:tag w:val="goog_rdk_151"/>
            </w:sdtPr>
            <w:sdtContent>
              <w:ins w:author="Văn Trung" w:id="39" w:date="2026-07-12T16:18:00Z">
                <w:r w:rsidDel="00000000" w:rsidR="00000000" w:rsidRPr="00000000">
                  <w:rPr>
                    <w:rtl w:val="0"/>
                  </w:rPr>
                </w:r>
              </w:ins>
            </w:sdtContent>
          </w:sdt>
        </w:p>
      </w:sdtContent>
    </w:sdt>
    <w:p w:rsidR="00000000" w:rsidDel="00000000" w:rsidP="00000000" w:rsidRDefault="00000000" w:rsidRPr="00000000" w14:paraId="0000018A">
      <w:pPr>
        <w:pStyle w:val="Heading4"/>
        <w:numPr>
          <w:ilvl w:val="3"/>
          <w:numId w:val="1"/>
        </w:numPr>
        <w:ind w:left="1440" w:hanging="360"/>
        <w:rPr/>
      </w:pPr>
      <w:bookmarkStart w:colFirst="0" w:colLast="0" w:name="_heading=h.mufryvkt03hs" w:id="20"/>
      <w:bookmarkEnd w:id="20"/>
      <w:sdt>
        <w:sdtPr>
          <w:id w:val="1419338922"/>
          <w:tag w:val="goog_rdk_153"/>
        </w:sdtPr>
        <w:sdtContent>
          <w:ins w:author="Văn Trung" w:id="39" w:date="2026-07-12T16:18:00Z">
            <w:r w:rsidDel="00000000" w:rsidR="00000000" w:rsidRPr="00000000">
              <w:rPr>
                <w:rtl w:val="0"/>
              </w:rPr>
              <w:t xml:space="preserve">Đối tượng khách hàng</w:t>
            </w:r>
          </w:ins>
        </w:sdtContent>
      </w:sdt>
      <w:r w:rsidDel="00000000" w:rsidR="00000000" w:rsidRPr="00000000">
        <w:rPr>
          <w:rtl w:val="0"/>
        </w:rPr>
      </w:r>
    </w:p>
    <w:p w:rsidR="00000000" w:rsidDel="00000000" w:rsidP="00000000" w:rsidRDefault="00000000" w:rsidRPr="00000000" w14:paraId="0000018B">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Khách hàng nội bộ: Ban giám đốc (BOD), Quản lý dự án (Process Owner), Chủ </w:t>
      </w:r>
      <w:sdt>
        <w:sdtPr>
          <w:id w:val="1698312451"/>
          <w:tag w:val="goog_rdk_154"/>
        </w:sdtPr>
        <w:sdtContent>
          <w:commentRangeStart w:id="18"/>
        </w:sdtContent>
      </w:sdt>
      <w:r w:rsidDel="00000000" w:rsidR="00000000" w:rsidRPr="00000000">
        <w:rPr>
          <w:rFonts w:ascii="Times New Roman" w:cs="Times New Roman" w:eastAsia="Times New Roman" w:hAnsi="Times New Roman"/>
          <w:color w:val="000000"/>
          <w:rtl w:val="0"/>
        </w:rPr>
        <w:t xml:space="preserve">sỡ hữu</w:t>
      </w:r>
      <w:commentRangeEnd w:id="18"/>
      <w:r w:rsidDel="00000000" w:rsidR="00000000" w:rsidRPr="00000000">
        <w:commentReference w:id="18"/>
      </w:r>
      <w:r w:rsidDel="00000000" w:rsidR="00000000" w:rsidRPr="00000000">
        <w:rPr>
          <w:rFonts w:ascii="Times New Roman" w:cs="Times New Roman" w:eastAsia="Times New Roman" w:hAnsi="Times New Roman"/>
          <w:color w:val="000000"/>
          <w:rtl w:val="0"/>
        </w:rPr>
        <w:t xml:space="preserve"> quy trình được audit (Project Manager). </w:t>
      </w:r>
      <w:r w:rsidDel="00000000" w:rsidR="00000000" w:rsidRPr="00000000">
        <w:rPr>
          <w:rtl w:val="0"/>
        </w:rPr>
      </w:r>
    </w:p>
    <w:sdt>
      <w:sdtPr>
        <w:id w:val="867796777"/>
        <w:tag w:val="goog_rdk_156"/>
      </w:sdtPr>
      <w:sdtContent>
        <w:p w:rsidR="00000000" w:rsidDel="00000000" w:rsidP="00000000" w:rsidRDefault="00000000" w:rsidRPr="00000000" w14:paraId="0000018C">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40" w:date="2026-07-12T16:19: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gián tiếp: khách hàng thuê ngoài (được đảm bảo chất lượng sản phẩm).</w:t>
          </w:r>
          <w:sdt>
            <w:sdtPr>
              <w:id w:val="1383501895"/>
              <w:tag w:val="goog_rdk_155"/>
            </w:sdtPr>
            <w:sdtContent>
              <w:ins w:author="Văn Trung" w:id="40" w:date="2026-07-12T16:19:00Z">
                <w:r w:rsidDel="00000000" w:rsidR="00000000" w:rsidRPr="00000000">
                  <w:rPr>
                    <w:rtl w:val="0"/>
                  </w:rPr>
                </w:r>
              </w:ins>
            </w:sdtContent>
          </w:sdt>
        </w:p>
      </w:sdtContent>
    </w:sdt>
    <w:p w:rsidR="00000000" w:rsidDel="00000000" w:rsidP="00000000" w:rsidRDefault="00000000" w:rsidRPr="00000000" w14:paraId="0000018D">
      <w:pPr>
        <w:pStyle w:val="Heading4"/>
        <w:numPr>
          <w:ilvl w:val="3"/>
          <w:numId w:val="1"/>
        </w:numPr>
        <w:ind w:left="1440" w:hanging="360"/>
        <w:rPr/>
      </w:pPr>
      <w:bookmarkStart w:colFirst="0" w:colLast="0" w:name="_heading=h.tczpmajpl34p" w:id="21"/>
      <w:bookmarkEnd w:id="21"/>
      <w:sdt>
        <w:sdtPr>
          <w:id w:val="1257160664"/>
          <w:tag w:val="goog_rdk_157"/>
        </w:sdtPr>
        <w:sdtContent>
          <w:ins w:author="Văn Trung" w:id="40" w:date="2026-07-12T16:19: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18E">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Quy trình/dự án đạt chuẩn (Compliant) – không có NC.</w:t>
      </w:r>
      <w:r w:rsidDel="00000000" w:rsidR="00000000" w:rsidRPr="00000000">
        <w:rPr>
          <w:rtl w:val="0"/>
        </w:rPr>
      </w:r>
    </w:p>
    <w:p w:rsidR="00000000" w:rsidDel="00000000" w:rsidP="00000000" w:rsidRDefault="00000000" w:rsidRPr="00000000" w14:paraId="0000018F">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Phát hiện điểm không phù hợp, phát hành CAR và yêu cầu khắc phục (non-conformance issued).</w:t>
      </w:r>
      <w:r w:rsidDel="00000000" w:rsidR="00000000" w:rsidRPr="00000000">
        <w:rPr>
          <w:rtl w:val="0"/>
        </w:rPr>
      </w:r>
    </w:p>
    <w:sdt>
      <w:sdtPr>
        <w:id w:val="949433475"/>
        <w:tag w:val="goog_rdk_159"/>
      </w:sdtPr>
      <w:sdtContent>
        <w:p w:rsidR="00000000" w:rsidDel="00000000" w:rsidP="00000000" w:rsidRDefault="00000000" w:rsidRPr="00000000" w14:paraId="00000190">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41" w:date="2026-07-12T16:20: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Duy trì chứng nhận CMMI/ISO (Certification maintained) hoặc chứng nhận bị treo/cảnh báo (At risk) nếu không khắc phục kịp thời.</w:t>
          </w:r>
          <w:sdt>
            <w:sdtPr>
              <w:id w:val="560920523"/>
              <w:tag w:val="goog_rdk_158"/>
            </w:sdtPr>
            <w:sdtContent>
              <w:ins w:author="Văn Trung" w:id="41" w:date="2026-07-12T16:20:00Z">
                <w:r w:rsidDel="00000000" w:rsidR="00000000" w:rsidRPr="00000000">
                  <w:rPr>
                    <w:rtl w:val="0"/>
                  </w:rPr>
                </w:r>
              </w:ins>
            </w:sdtContent>
          </w:sdt>
        </w:p>
      </w:sdtContent>
    </w:sdt>
    <w:sdt>
      <w:sdtPr>
        <w:id w:val="-408345452"/>
        <w:tag w:val="goog_rdk_161"/>
      </w:sdtPr>
      <w:sdtContent>
        <w:p w:rsidR="00000000" w:rsidDel="00000000" w:rsidP="00000000" w:rsidRDefault="00000000" w:rsidRPr="00000000" w14:paraId="00000191">
          <w:pPr>
            <w:pStyle w:val="Heading3"/>
            <w:numPr>
              <w:ilvl w:val="2"/>
              <w:numId w:val="1"/>
            </w:numPr>
            <w:ind w:left="1080" w:hanging="360"/>
            <w:rPr>
              <w:ins w:author="Văn Trung" w:id="41" w:date="2026-07-12T16:20:00Z"/>
            </w:rPr>
          </w:pPr>
          <w:sdt>
            <w:sdtPr>
              <w:id w:val="1940353285"/>
              <w:tag w:val="goog_rdk_160"/>
            </w:sdtPr>
            <w:sdtContent>
              <w:ins w:author="Văn Trung" w:id="41" w:date="2026-07-12T16:20:00Z">
                <w:bookmarkStart w:colFirst="0" w:colLast="0" w:name="_heading=h.oauyxt6yo7fz" w:id="22"/>
                <w:bookmarkEnd w:id="22"/>
                <w:r w:rsidDel="00000000" w:rsidR="00000000" w:rsidRPr="00000000">
                  <w:rPr>
                    <w:rtl w:val="0"/>
                  </w:rPr>
                  <w:t xml:space="preserve">QUY TRÌNH QUẢN LÝ DANH MỤC DỰ ÁN &amp; PHÂN BỔ NGUỒN LỰC (PROJECT PORTFOLIO &amp; RESOURCE ALLOCATION MANAGEMENT)</w:t>
                </w:r>
              </w:ins>
            </w:sdtContent>
          </w:sdt>
        </w:p>
      </w:sdtContent>
    </w:sdt>
    <w:p w:rsidR="00000000" w:rsidDel="00000000" w:rsidP="00000000" w:rsidRDefault="00000000" w:rsidRPr="00000000" w14:paraId="00000192">
      <w:pPr>
        <w:pStyle w:val="Heading4"/>
        <w:numPr>
          <w:ilvl w:val="3"/>
          <w:numId w:val="1"/>
        </w:numPr>
        <w:ind w:left="1440" w:hanging="360"/>
        <w:rPr/>
      </w:pPr>
      <w:bookmarkStart w:colFirst="0" w:colLast="0" w:name="_heading=h.5ot0g3hrjaxm" w:id="23"/>
      <w:bookmarkEnd w:id="23"/>
      <w:sdt>
        <w:sdtPr>
          <w:id w:val="-2028070187"/>
          <w:tag w:val="goog_rdk_162"/>
        </w:sdtPr>
        <w:sdtContent>
          <w:ins w:author="Văn Trung" w:id="41" w:date="2026-07-12T16:20:00Z"/>
          <w:sdt>
            <w:sdtPr>
              <w:id w:val="-1657471425"/>
              <w:tag w:val="goog_rdk_163"/>
            </w:sdtPr>
            <w:sdtContent>
              <w:commentRangeStart w:id="19"/>
            </w:sdtContent>
          </w:sdt>
          <w:ins w:author="Văn Trung" w:id="41" w:date="2026-07-12T16:20:00Z">
            <w:r w:rsidDel="00000000" w:rsidR="00000000" w:rsidRPr="00000000">
              <w:rPr>
                <w:rtl w:val="0"/>
              </w:rPr>
              <w:t xml:space="preserve">Actors / Các tác nhân</w:t>
            </w:r>
          </w:ins>
        </w:sdtContent>
      </w:sdt>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93">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COO/BOD.</w:t>
      </w:r>
      <w:r w:rsidDel="00000000" w:rsidR="00000000" w:rsidRPr="00000000">
        <w:rPr>
          <w:rtl w:val="0"/>
        </w:rPr>
      </w:r>
    </w:p>
    <w:p w:rsidR="00000000" w:rsidDel="00000000" w:rsidP="00000000" w:rsidRDefault="00000000" w:rsidRPr="00000000" w14:paraId="00000194">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PMO/ Resource Manager.</w:t>
      </w:r>
      <w:r w:rsidDel="00000000" w:rsidR="00000000" w:rsidRPr="00000000">
        <w:rPr>
          <w:rtl w:val="0"/>
        </w:rPr>
      </w:r>
    </w:p>
    <w:p w:rsidR="00000000" w:rsidDel="00000000" w:rsidP="00000000" w:rsidRDefault="00000000" w:rsidRPr="00000000" w14:paraId="0000019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Head of Development.</w:t>
      </w:r>
      <w:r w:rsidDel="00000000" w:rsidR="00000000" w:rsidRPr="00000000">
        <w:rPr>
          <w:rtl w:val="0"/>
        </w:rPr>
      </w:r>
    </w:p>
    <w:sdt>
      <w:sdtPr>
        <w:id w:val="775073407"/>
        <w:tag w:val="goog_rdk_165"/>
      </w:sdtPr>
      <w:sdtContent>
        <w:p w:rsidR="00000000" w:rsidDel="00000000" w:rsidP="00000000" w:rsidRDefault="00000000" w:rsidRPr="00000000" w14:paraId="00000196">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42" w:date="2026-07-12T16:20: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Manager của từng dự án.</w:t>
          </w:r>
          <w:sdt>
            <w:sdtPr>
              <w:id w:val="979998221"/>
              <w:tag w:val="goog_rdk_164"/>
            </w:sdtPr>
            <w:sdtContent>
              <w:ins w:author="Văn Trung" w:id="42" w:date="2026-07-12T16:20:00Z">
                <w:r w:rsidDel="00000000" w:rsidR="00000000" w:rsidRPr="00000000">
                  <w:rPr>
                    <w:rtl w:val="0"/>
                  </w:rPr>
                </w:r>
              </w:ins>
            </w:sdtContent>
          </w:sdt>
        </w:p>
      </w:sdtContent>
    </w:sdt>
    <w:p w:rsidR="00000000" w:rsidDel="00000000" w:rsidP="00000000" w:rsidRDefault="00000000" w:rsidRPr="00000000" w14:paraId="00000197">
      <w:pPr>
        <w:pStyle w:val="Heading4"/>
        <w:numPr>
          <w:ilvl w:val="3"/>
          <w:numId w:val="1"/>
        </w:numPr>
        <w:ind w:left="1440" w:hanging="360"/>
        <w:rPr/>
      </w:pPr>
      <w:bookmarkStart w:colFirst="0" w:colLast="0" w:name="_heading=h.lw4ywrpzjj45" w:id="24"/>
      <w:bookmarkEnd w:id="24"/>
      <w:sdt>
        <w:sdtPr>
          <w:id w:val="1824205393"/>
          <w:tag w:val="goog_rdk_166"/>
        </w:sdtPr>
        <w:sdtContent>
          <w:ins w:author="Văn Trung" w:id="42" w:date="2026-07-12T16:20: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198">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199">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Thu thập nhu cầu nguồn lực từ tất cả các dự án đang/sắp triển khai (định kỳ hoặc khi có dự án mới ký).</w:t>
      </w:r>
      <w:r w:rsidDel="00000000" w:rsidR="00000000" w:rsidRPr="00000000">
        <w:rPr>
          <w:rtl w:val="0"/>
        </w:rPr>
      </w:r>
    </w:p>
    <w:p w:rsidR="00000000" w:rsidDel="00000000" w:rsidP="00000000" w:rsidRDefault="00000000" w:rsidRPr="00000000" w14:paraId="0000019A">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Đánh giá năng lực </w:t>
      </w:r>
      <w:sdt>
        <w:sdtPr>
          <w:id w:val="1753961641"/>
          <w:tag w:val="goog_rdk_167"/>
        </w:sdtPr>
        <w:sdtContent>
          <w:commentRangeStart w:id="20"/>
        </w:sdtContent>
      </w:sdt>
      <w:r w:rsidDel="00000000" w:rsidR="00000000" w:rsidRPr="00000000">
        <w:rPr>
          <w:rFonts w:ascii="Times New Roman" w:cs="Times New Roman" w:eastAsia="Times New Roman" w:hAnsi="Times New Roman"/>
          <w:color w:val="000000"/>
          <w:rtl w:val="0"/>
        </w:rPr>
        <w:t xml:space="preserve">&amp;</w:t>
      </w:r>
      <w:commentRangeEnd w:id="20"/>
      <w:r w:rsidDel="00000000" w:rsidR="00000000" w:rsidRPr="00000000">
        <w:commentReference w:id="20"/>
      </w:r>
      <w:r w:rsidDel="00000000" w:rsidR="00000000" w:rsidRPr="00000000">
        <w:rPr>
          <w:rFonts w:ascii="Times New Roman" w:cs="Times New Roman" w:eastAsia="Times New Roman" w:hAnsi="Times New Roman"/>
          <w:color w:val="000000"/>
          <w:rtl w:val="0"/>
        </w:rPr>
        <w:t xml:space="preserve"> tình trạng sẵn sàng của đội ngũ hiện có (kỹ năng, % bận việc).</w:t>
      </w:r>
      <w:r w:rsidDel="00000000" w:rsidR="00000000" w:rsidRPr="00000000">
        <w:rPr>
          <w:rtl w:val="0"/>
        </w:rPr>
      </w:r>
    </w:p>
    <w:p w:rsidR="00000000" w:rsidDel="00000000" w:rsidP="00000000" w:rsidRDefault="00000000" w:rsidRPr="00000000" w14:paraId="0000019B">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Ưu tiên hóa danh mục dự án theo giá trị hợp đồng, mức độ rủi ro, hạn chót khách hàng.</w:t>
      </w:r>
      <w:r w:rsidDel="00000000" w:rsidR="00000000" w:rsidRPr="00000000">
        <w:rPr>
          <w:rtl w:val="0"/>
        </w:rPr>
      </w:r>
    </w:p>
    <w:p w:rsidR="00000000" w:rsidDel="00000000" w:rsidP="00000000" w:rsidRDefault="00000000" w:rsidRPr="00000000" w14:paraId="0000019C">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Phân bổ nhân sự cụ thể cho từng dự án, xử lý các trường hợp một nhân sự tham gia nhiều dự án song song.</w:t>
      </w:r>
      <w:r w:rsidDel="00000000" w:rsidR="00000000" w:rsidRPr="00000000">
        <w:rPr>
          <w:rtl w:val="0"/>
        </w:rPr>
      </w:r>
    </w:p>
    <w:p w:rsidR="00000000" w:rsidDel="00000000" w:rsidP="00000000" w:rsidRDefault="00000000" w:rsidRPr="00000000" w14:paraId="0000019D">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Theo dõi mức độ sử dụng nguồn lực (utilization rate) hàng tuần/tháng.</w:t>
      </w:r>
      <w:r w:rsidDel="00000000" w:rsidR="00000000" w:rsidRPr="00000000">
        <w:rPr>
          <w:rtl w:val="0"/>
        </w:rPr>
      </w:r>
    </w:p>
    <w:p w:rsidR="00000000" w:rsidDel="00000000" w:rsidP="00000000" w:rsidRDefault="00000000" w:rsidRPr="00000000" w14:paraId="0000019E">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Điều chỉnh phân bổ khi có xung đột nguồn lực hoặc dự án mới phát sinh gấp.</w:t>
      </w:r>
      <w:r w:rsidDel="00000000" w:rsidR="00000000" w:rsidRPr="00000000">
        <w:rPr>
          <w:rtl w:val="0"/>
        </w:rPr>
      </w:r>
    </w:p>
    <w:p w:rsidR="00000000" w:rsidDel="00000000" w:rsidP="00000000" w:rsidRDefault="00000000" w:rsidRPr="00000000" w14:paraId="0000019F">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Đảm bảo mỗi dự án của khách hàng luôn có đội ngũ đủ số lượng và đúng kỹ năng để thực hiện đúng tiến độ cam kết, tránh tình trạng dự án bị chậm vì thiếu người.</w:t>
      </w:r>
    </w:p>
    <w:sdt>
      <w:sdtPr>
        <w:id w:val="1437924590"/>
        <w:tag w:val="goog_rdk_169"/>
      </w:sdtPr>
      <w:sdtContent>
        <w:p w:rsidR="00000000" w:rsidDel="00000000" w:rsidP="00000000" w:rsidRDefault="00000000" w:rsidRPr="00000000" w14:paraId="000001A0">
          <w:pPr>
            <w:ind w:left="624" w:firstLine="0"/>
            <w:rPr>
              <w:ins w:author="Văn Trung" w:id="43" w:date="2026-07-12T16:20:00Z"/>
            </w:rPr>
          </w:pPr>
          <w:r w:rsidDel="00000000" w:rsidR="00000000" w:rsidRPr="00000000">
            <w:rPr>
              <w:b w:val="1"/>
              <w:bCs w:val="1"/>
              <w:rtl w:val="0"/>
            </w:rPr>
            <w:t xml:space="preserve">Nhiệm vụ chính (Key tasks):</w:t>
          </w:r>
          <w:r w:rsidDel="00000000" w:rsidR="00000000" w:rsidRPr="00000000">
            <w:rPr>
              <w:rtl w:val="0"/>
            </w:rPr>
            <w:t xml:space="preserve"> Thu thập nhu cầu nguồn lực; đánh giá năng lực hiện có; ưu tiên hóa danh mục; phân bổ nhân sự; theo dõi utilization; điều chỉnh xung đột.</w:t>
          </w:r>
          <w:sdt>
            <w:sdtPr>
              <w:id w:val="112328632"/>
              <w:tag w:val="goog_rdk_168"/>
            </w:sdtPr>
            <w:sdtContent>
              <w:ins w:author="Văn Trung" w:id="43" w:date="2026-07-12T16:20:00Z">
                <w:r w:rsidDel="00000000" w:rsidR="00000000" w:rsidRPr="00000000">
                  <w:rPr>
                    <w:rtl w:val="0"/>
                  </w:rPr>
                </w:r>
              </w:ins>
            </w:sdtContent>
          </w:sdt>
        </w:p>
      </w:sdtContent>
    </w:sdt>
    <w:p w:rsidR="00000000" w:rsidDel="00000000" w:rsidP="00000000" w:rsidRDefault="00000000" w:rsidRPr="00000000" w14:paraId="000001A1">
      <w:pPr>
        <w:pStyle w:val="Heading4"/>
        <w:numPr>
          <w:ilvl w:val="3"/>
          <w:numId w:val="1"/>
        </w:numPr>
        <w:ind w:left="1440" w:hanging="360"/>
        <w:rPr/>
      </w:pPr>
      <w:bookmarkStart w:colFirst="0" w:colLast="0" w:name="_heading=h.xylshkds2y0g" w:id="25"/>
      <w:bookmarkEnd w:id="25"/>
      <w:sdt>
        <w:sdtPr>
          <w:id w:val="-2106912855"/>
          <w:tag w:val="goog_rdk_170"/>
        </w:sdtPr>
        <w:sdtContent>
          <w:ins w:author="Văn Trung" w:id="43" w:date="2026-07-12T16:20:00Z">
            <w:r w:rsidDel="00000000" w:rsidR="00000000" w:rsidRPr="00000000">
              <w:rPr>
                <w:rtl w:val="0"/>
              </w:rPr>
              <w:t xml:space="preserve">Đối tượng khách hàng</w:t>
            </w:r>
          </w:ins>
        </w:sdtContent>
      </w:sdt>
      <w:r w:rsidDel="00000000" w:rsidR="00000000" w:rsidRPr="00000000">
        <w:rPr>
          <w:rtl w:val="0"/>
        </w:rPr>
      </w:r>
    </w:p>
    <w:p w:rsidR="00000000" w:rsidDel="00000000" w:rsidP="00000000" w:rsidRDefault="00000000" w:rsidRPr="00000000" w14:paraId="000001A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Khách hàng nội bộ: Project Manager, BOD. </w:t>
      </w:r>
      <w:r w:rsidDel="00000000" w:rsidR="00000000" w:rsidRPr="00000000">
        <w:rPr>
          <w:rtl w:val="0"/>
        </w:rPr>
      </w:r>
    </w:p>
    <w:sdt>
      <w:sdtPr>
        <w:id w:val="-162149584"/>
        <w:tag w:val="goog_rdk_172"/>
      </w:sdtPr>
      <w:sdtContent>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44" w:date="2026-07-12T16:20: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gián tiếp: khách hàng thuê dự án (đảm bảo dự án đủ người, đúng tiến độ).</w:t>
          </w:r>
          <w:sdt>
            <w:sdtPr>
              <w:id w:val="1766916090"/>
              <w:tag w:val="goog_rdk_171"/>
            </w:sdtPr>
            <w:sdtContent>
              <w:ins w:author="Văn Trung" w:id="44" w:date="2026-07-12T16:20:00Z">
                <w:r w:rsidDel="00000000" w:rsidR="00000000" w:rsidRPr="00000000">
                  <w:rPr>
                    <w:rtl w:val="0"/>
                  </w:rPr>
                </w:r>
              </w:ins>
            </w:sdtContent>
          </w:sdt>
        </w:p>
      </w:sdtContent>
    </w:sdt>
    <w:p w:rsidR="00000000" w:rsidDel="00000000" w:rsidP="00000000" w:rsidRDefault="00000000" w:rsidRPr="00000000" w14:paraId="000001A4">
      <w:pPr>
        <w:pStyle w:val="Heading4"/>
        <w:numPr>
          <w:ilvl w:val="3"/>
          <w:numId w:val="1"/>
        </w:numPr>
        <w:ind w:left="1440" w:hanging="360"/>
        <w:rPr/>
      </w:pPr>
      <w:bookmarkStart w:colFirst="0" w:colLast="0" w:name="_heading=h.5ahh1mquz7lq" w:id="26"/>
      <w:bookmarkEnd w:id="26"/>
      <w:sdt>
        <w:sdtPr>
          <w:id w:val="1638554650"/>
          <w:tag w:val="goog_rdk_173"/>
        </w:sdtPr>
        <w:sdtContent>
          <w:ins w:author="Văn Trung" w:id="44" w:date="2026-07-12T16:20: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Phân bổ nguồn lực thành công, dự án có đủ đội ngũ đúng kế hoạch.</w:t>
      </w:r>
      <w:r w:rsidDel="00000000" w:rsidR="00000000" w:rsidRPr="00000000">
        <w:rPr>
          <w:rtl w:val="0"/>
        </w:rPr>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Phát hiện thiếu hụt nguồn lực – cần tuyển thêm hoặc thuê ngoài gấp (liên kết với quy trình HR Recruitment).</w:t>
      </w:r>
      <w:r w:rsidDel="00000000" w:rsidR="00000000" w:rsidRPr="00000000">
        <w:rPr>
          <w:rtl w:val="0"/>
        </w:rPr>
      </w:r>
    </w:p>
    <w:sdt>
      <w:sdtPr>
        <w:id w:val="1242633051"/>
        <w:tag w:val="goog_rdk_175"/>
      </w:sdtPr>
      <w:sdtContent>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45" w:date="2026-07-12T16:21: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Xung đột nguồn lực giữa các dự án – phải điều chỉnh lại thứ tự ưu tiên hoặc đàm phán lại tiến độ với khách hàng.</w:t>
          </w:r>
          <w:sdt>
            <w:sdtPr>
              <w:id w:val="-841474606"/>
              <w:tag w:val="goog_rdk_174"/>
            </w:sdtPr>
            <w:sdtContent>
              <w:ins w:author="Văn Trung" w:id="45" w:date="2026-07-12T16:21:00Z">
                <w:r w:rsidDel="00000000" w:rsidR="00000000" w:rsidRPr="00000000">
                  <w:rPr>
                    <w:rtl w:val="0"/>
                  </w:rPr>
                </w:r>
              </w:ins>
            </w:sdtContent>
          </w:sdt>
        </w:p>
      </w:sdtContent>
    </w:sdt>
    <w:sdt>
      <w:sdtPr>
        <w:id w:val="1405607197"/>
        <w:tag w:val="goog_rdk_177"/>
      </w:sdtPr>
      <w:sdtContent>
        <w:p w:rsidR="00000000" w:rsidDel="00000000" w:rsidP="00000000" w:rsidRDefault="00000000" w:rsidRPr="00000000" w14:paraId="000001A8">
          <w:pPr>
            <w:pStyle w:val="Heading3"/>
            <w:numPr>
              <w:ilvl w:val="2"/>
              <w:numId w:val="1"/>
            </w:numPr>
            <w:ind w:left="1080" w:hanging="360"/>
            <w:rPr>
              <w:ins w:author="Văn Trung" w:id="45" w:date="2026-07-12T16:21:00Z"/>
            </w:rPr>
          </w:pPr>
          <w:sdt>
            <w:sdtPr>
              <w:id w:val="-1940577589"/>
              <w:tag w:val="goog_rdk_176"/>
            </w:sdtPr>
            <w:sdtContent>
              <w:ins w:author="Văn Trung" w:id="45" w:date="2026-07-12T16:21:00Z">
                <w:bookmarkStart w:colFirst="0" w:colLast="0" w:name="_heading=h.ktstlaigy0ub" w:id="27"/>
                <w:bookmarkEnd w:id="27"/>
                <w:r w:rsidDel="00000000" w:rsidR="00000000" w:rsidRPr="00000000">
                  <w:rPr>
                    <w:rtl w:val="0"/>
                  </w:rPr>
                  <w:t xml:space="preserve">QUY TRÌNH QUẢN LÝ RỦI RO (RISK MANAGEMENT PROCESS)</w:t>
                </w:r>
              </w:ins>
            </w:sdtContent>
          </w:sdt>
        </w:p>
      </w:sdtContent>
    </w:sdt>
    <w:p w:rsidR="00000000" w:rsidDel="00000000" w:rsidP="00000000" w:rsidRDefault="00000000" w:rsidRPr="00000000" w14:paraId="000001A9">
      <w:pPr>
        <w:pStyle w:val="Heading4"/>
        <w:numPr>
          <w:ilvl w:val="3"/>
          <w:numId w:val="1"/>
        </w:numPr>
        <w:ind w:left="1440" w:hanging="360"/>
        <w:rPr/>
      </w:pPr>
      <w:bookmarkStart w:colFirst="0" w:colLast="0" w:name="_heading=h.dx4ufanzy4rj" w:id="28"/>
      <w:bookmarkEnd w:id="28"/>
      <w:r w:rsidDel="00000000" w:rsidR="00000000" w:rsidRPr="00000000">
        <w:rPr>
          <w:rtl w:val="0"/>
        </w:rPr>
        <w:t xml:space="preserve">1`</w:t>
      </w:r>
    </w:p>
    <w:p w:rsidR="00000000" w:rsidDel="00000000" w:rsidP="00000000" w:rsidRDefault="00000000" w:rsidRPr="00000000" w14:paraId="000001AA">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Risk Owner (thường là Project Manager hoặc COO)</w:t>
      </w:r>
      <w:r w:rsidDel="00000000" w:rsidR="00000000" w:rsidRPr="00000000">
        <w:rPr>
          <w:rtl w:val="0"/>
        </w:rPr>
      </w:r>
    </w:p>
    <w:p w:rsidR="00000000" w:rsidDel="00000000" w:rsidP="00000000" w:rsidRDefault="00000000" w:rsidRPr="00000000" w14:paraId="000001AB">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BOD</w:t>
      </w:r>
      <w:r w:rsidDel="00000000" w:rsidR="00000000" w:rsidRPr="00000000">
        <w:rPr>
          <w:rtl w:val="0"/>
        </w:rPr>
      </w:r>
    </w:p>
    <w:sdt>
      <w:sdtPr>
        <w:id w:val="-923839767"/>
        <w:tag w:val="goog_rdk_179"/>
      </w:sdtPr>
      <w:sdtContent>
        <w:p w:rsidR="00000000" w:rsidDel="00000000" w:rsidP="00000000" w:rsidRDefault="00000000" w:rsidRPr="00000000" w14:paraId="000001AC">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46" w:date="2026-07-12T16:21: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Trưởng các phòng ban liên quan</w:t>
          </w:r>
          <w:sdt>
            <w:sdtPr>
              <w:id w:val="-1571608538"/>
              <w:tag w:val="goog_rdk_178"/>
            </w:sdtPr>
            <w:sdtContent>
              <w:ins w:author="Văn Trung" w:id="46" w:date="2026-07-12T16:21:00Z">
                <w:r w:rsidDel="00000000" w:rsidR="00000000" w:rsidRPr="00000000">
                  <w:rPr>
                    <w:rtl w:val="0"/>
                  </w:rPr>
                </w:r>
              </w:ins>
            </w:sdtContent>
          </w:sdt>
        </w:p>
      </w:sdtContent>
    </w:sdt>
    <w:p w:rsidR="00000000" w:rsidDel="00000000" w:rsidP="00000000" w:rsidRDefault="00000000" w:rsidRPr="00000000" w14:paraId="000001AD">
      <w:pPr>
        <w:pStyle w:val="Heading4"/>
        <w:numPr>
          <w:ilvl w:val="3"/>
          <w:numId w:val="1"/>
        </w:numPr>
        <w:ind w:left="1440" w:hanging="360"/>
        <w:rPr/>
      </w:pPr>
      <w:bookmarkStart w:colFirst="0" w:colLast="0" w:name="_heading=h.var8y3kel44" w:id="29"/>
      <w:bookmarkEnd w:id="29"/>
      <w:sdt>
        <w:sdtPr>
          <w:id w:val="827497287"/>
          <w:tag w:val="goog_rdk_180"/>
        </w:sdtPr>
        <w:sdtContent>
          <w:ins w:author="Văn Trung" w:id="46" w:date="2026-07-12T16:21: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1AE">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1AF">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Nhận diện rủi ro tiềm ẩn: rủi ro dự án (trễ tiến độ, thiếu nhân sự), rủi ro bảo mật thông tin khách hàng, rủi ro vận hành, rủi ro nhân sự (nghỉ việc đột xuất).</w:t>
      </w:r>
      <w:r w:rsidDel="00000000" w:rsidR="00000000" w:rsidRPr="00000000">
        <w:rPr>
          <w:rtl w:val="0"/>
        </w:rPr>
      </w:r>
    </w:p>
    <w:p w:rsidR="00000000" w:rsidDel="00000000" w:rsidP="00000000" w:rsidRDefault="00000000" w:rsidRPr="00000000" w14:paraId="000001B0">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Đánh giá xác suất xảy ra và mức độ tác động của từng rủi ro.</w:t>
      </w:r>
      <w:r w:rsidDel="00000000" w:rsidR="00000000" w:rsidRPr="00000000">
        <w:rPr>
          <w:rtl w:val="0"/>
        </w:rPr>
      </w:r>
    </w:p>
    <w:p w:rsidR="00000000" w:rsidDel="00000000" w:rsidP="00000000" w:rsidRDefault="00000000" w:rsidRPr="00000000" w14:paraId="000001B1">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Xếp hạng rủi ro theo ma trận xác suất – tác động, cập nhật Risk Register.</w:t>
      </w:r>
      <w:r w:rsidDel="00000000" w:rsidR="00000000" w:rsidRPr="00000000">
        <w:rPr>
          <w:rtl w:val="0"/>
        </w:rPr>
      </w:r>
    </w:p>
    <w:p w:rsidR="00000000" w:rsidDel="00000000" w:rsidP="00000000" w:rsidRDefault="00000000" w:rsidRPr="00000000" w14:paraId="000001B2">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Lập kế hoạch ứng phó: giảm thiểu (mitigate), chuyển giao (transfer – ví dụ bảo hiểm), chấp nhận (accept) tuỳ mức độ.</w:t>
      </w:r>
      <w:r w:rsidDel="00000000" w:rsidR="00000000" w:rsidRPr="00000000">
        <w:rPr>
          <w:rtl w:val="0"/>
        </w:rPr>
      </w:r>
    </w:p>
    <w:p w:rsidR="00000000" w:rsidDel="00000000" w:rsidP="00000000" w:rsidRDefault="00000000" w:rsidRPr="00000000" w14:paraId="000001B3">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Theo dõi định kỳ tình trạng các rủi ro đã ghi nhận.</w:t>
      </w:r>
      <w:r w:rsidDel="00000000" w:rsidR="00000000" w:rsidRPr="00000000">
        <w:rPr>
          <w:rtl w:val="0"/>
        </w:rPr>
      </w:r>
    </w:p>
    <w:p w:rsidR="00000000" w:rsidDel="00000000" w:rsidP="00000000" w:rsidRDefault="00000000" w:rsidRPr="00000000" w14:paraId="000001B4">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Báo cáo rủi ro trọng yếu cho BOD; kích hoạt kế hoạch ứng phó khi rủi ro xảy ra thực tế.</w:t>
      </w:r>
      <w:r w:rsidDel="00000000" w:rsidR="00000000" w:rsidRPr="00000000">
        <w:rPr>
          <w:rtl w:val="0"/>
        </w:rPr>
      </w:r>
    </w:p>
    <w:p w:rsidR="00000000" w:rsidDel="00000000" w:rsidP="00000000" w:rsidRDefault="00000000" w:rsidRPr="00000000" w14:paraId="000001B5">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Giảm thiểu khả năng gián đoạn dịch vụ hoặc rò rỉ thông tin cho khách hàng, duy trì cam kết SLA và uy tín của công ty outsourcing đối với đối tác quốc tế.</w:t>
      </w:r>
    </w:p>
    <w:sdt>
      <w:sdtPr>
        <w:id w:val="1116793922"/>
        <w:tag w:val="goog_rdk_183"/>
      </w:sdtPr>
      <w:sdtContent>
        <w:p w:rsidR="00000000" w:rsidDel="00000000" w:rsidP="00000000" w:rsidRDefault="00000000" w:rsidRPr="00000000" w14:paraId="000001B6">
          <w:pPr>
            <w:ind w:left="624" w:firstLine="0"/>
            <w:rPr>
              <w:ins w:author="Văn Trung" w:id="47" w:date="2026-07-12T16:21:00Z"/>
            </w:rPr>
          </w:pPr>
          <w:r w:rsidDel="00000000" w:rsidR="00000000" w:rsidRPr="00000000">
            <w:rPr>
              <w:b w:val="1"/>
              <w:bCs w:val="1"/>
              <w:rtl w:val="0"/>
            </w:rPr>
            <w:t xml:space="preserve">Nhiệm vụ chính (Key tasks):</w:t>
          </w:r>
          <w:r w:rsidDel="00000000" w:rsidR="00000000" w:rsidRPr="00000000">
            <w:rPr>
              <w:rtl w:val="0"/>
            </w:rPr>
            <w:t xml:space="preserve"> Nhận diện rủi ro; đánh giá xác suất/tác động; cập nhật Risk Register; lập kế hoạch ứng phó; theo dõi </w:t>
          </w:r>
          <w:sdt>
            <w:sdtPr>
              <w:id w:val="-1934317381"/>
              <w:tag w:val="goog_rdk_181"/>
            </w:sdtPr>
            <w:sdtContent>
              <w:commentRangeStart w:id="21"/>
            </w:sdtContent>
          </w:sdt>
          <w:r w:rsidDel="00000000" w:rsidR="00000000" w:rsidRPr="00000000">
            <w:rPr>
              <w:rtl w:val="0"/>
            </w:rPr>
            <w:t xml:space="preserve">&amp;</w:t>
          </w:r>
          <w:commentRangeEnd w:id="21"/>
          <w:r w:rsidDel="00000000" w:rsidR="00000000" w:rsidRPr="00000000">
            <w:commentReference w:id="21"/>
          </w:r>
          <w:r w:rsidDel="00000000" w:rsidR="00000000" w:rsidRPr="00000000">
            <w:rPr>
              <w:rtl w:val="0"/>
            </w:rPr>
            <w:t xml:space="preserve"> báo cáo.</w:t>
          </w:r>
          <w:sdt>
            <w:sdtPr>
              <w:id w:val="1813597910"/>
              <w:tag w:val="goog_rdk_182"/>
            </w:sdtPr>
            <w:sdtContent>
              <w:ins w:author="Văn Trung" w:id="47" w:date="2026-07-12T16:21:00Z">
                <w:r w:rsidDel="00000000" w:rsidR="00000000" w:rsidRPr="00000000">
                  <w:rPr>
                    <w:rtl w:val="0"/>
                  </w:rPr>
                </w:r>
              </w:ins>
            </w:sdtContent>
          </w:sdt>
        </w:p>
      </w:sdtContent>
    </w:sdt>
    <w:p w:rsidR="00000000" w:rsidDel="00000000" w:rsidP="00000000" w:rsidRDefault="00000000" w:rsidRPr="00000000" w14:paraId="000001B7">
      <w:pPr>
        <w:pStyle w:val="Heading4"/>
        <w:numPr>
          <w:ilvl w:val="3"/>
          <w:numId w:val="1"/>
        </w:numPr>
        <w:ind w:left="1440" w:hanging="360"/>
        <w:rPr/>
      </w:pPr>
      <w:bookmarkStart w:colFirst="0" w:colLast="0" w:name="_heading=h.k83qwvwhvsl0" w:id="30"/>
      <w:bookmarkEnd w:id="30"/>
      <w:sdt>
        <w:sdtPr>
          <w:id w:val="-1389179448"/>
          <w:tag w:val="goog_rdk_184"/>
        </w:sdtPr>
        <w:sdtContent>
          <w:ins w:author="Văn Trung" w:id="47" w:date="2026-07-12T16:21:00Z">
            <w:r w:rsidDel="00000000" w:rsidR="00000000" w:rsidRPr="00000000">
              <w:rPr>
                <w:rtl w:val="0"/>
              </w:rPr>
              <w:t xml:space="preserve">Đối tượng khách hàng</w:t>
            </w:r>
          </w:ins>
        </w:sdtContent>
      </w:sdt>
      <w:r w:rsidDel="00000000" w:rsidR="00000000" w:rsidRPr="00000000">
        <w:rPr>
          <w:rtl w:val="0"/>
        </w:rPr>
      </w:r>
    </w:p>
    <w:p w:rsidR="00000000" w:rsidDel="00000000" w:rsidP="00000000" w:rsidRDefault="00000000" w:rsidRPr="00000000" w14:paraId="000001B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Khách hàng nội bộ: BOD, Project Manager, các phòng ban. </w:t>
      </w:r>
      <w:r w:rsidDel="00000000" w:rsidR="00000000" w:rsidRPr="00000000">
        <w:rPr>
          <w:rtl w:val="0"/>
        </w:rPr>
      </w:r>
    </w:p>
    <w:sdt>
      <w:sdtPr>
        <w:id w:val="-1856197048"/>
        <w:tag w:val="goog_rdk_186"/>
      </w:sdtPr>
      <w:sdtContent>
        <w:p w:rsidR="00000000" w:rsidDel="00000000" w:rsidP="00000000" w:rsidRDefault="00000000" w:rsidRPr="00000000" w14:paraId="000001B9">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48" w:date="2026-07-12T16:21: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gián tiếp: khách hàng thuê dự án (đảm bảo tính liên tục dịch vụ).</w:t>
          </w:r>
          <w:sdt>
            <w:sdtPr>
              <w:id w:val="487791882"/>
              <w:tag w:val="goog_rdk_185"/>
            </w:sdtPr>
            <w:sdtContent>
              <w:ins w:author="Văn Trung" w:id="48" w:date="2026-07-12T16:21:00Z">
                <w:r w:rsidDel="00000000" w:rsidR="00000000" w:rsidRPr="00000000">
                  <w:rPr>
                    <w:rtl w:val="0"/>
                  </w:rPr>
                </w:r>
              </w:ins>
            </w:sdtContent>
          </w:sdt>
        </w:p>
      </w:sdtContent>
    </w:sdt>
    <w:p w:rsidR="00000000" w:rsidDel="00000000" w:rsidP="00000000" w:rsidRDefault="00000000" w:rsidRPr="00000000" w14:paraId="000001BA">
      <w:pPr>
        <w:pStyle w:val="Heading4"/>
        <w:numPr>
          <w:ilvl w:val="3"/>
          <w:numId w:val="1"/>
        </w:numPr>
        <w:ind w:left="1440" w:hanging="360"/>
        <w:rPr/>
      </w:pPr>
      <w:bookmarkStart w:colFirst="0" w:colLast="0" w:name="_heading=h.lvwy6yfd0tdx" w:id="31"/>
      <w:bookmarkEnd w:id="31"/>
      <w:sdt>
        <w:sdtPr>
          <w:id w:val="439780094"/>
          <w:tag w:val="goog_rdk_187"/>
        </w:sdtPr>
        <w:sdtContent>
          <w:ins w:author="Văn Trung" w:id="48" w:date="2026-07-12T16:21: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1BB">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Rủi ro được kiểm soát trong ngưỡng chấp nhận được (Risk controlled).</w:t>
      </w:r>
      <w:r w:rsidDel="00000000" w:rsidR="00000000" w:rsidRPr="00000000">
        <w:rPr>
          <w:rtl w:val="0"/>
        </w:rPr>
      </w:r>
    </w:p>
    <w:p w:rsidR="00000000" w:rsidDel="00000000" w:rsidP="00000000" w:rsidRDefault="00000000" w:rsidRPr="00000000" w14:paraId="000001BC">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Rủi ro leo thang mức nghiêm trọng, cần hành động khẩn cấp (Risk escalated).</w:t>
      </w:r>
      <w:r w:rsidDel="00000000" w:rsidR="00000000" w:rsidRPr="00000000">
        <w:rPr>
          <w:rtl w:val="0"/>
        </w:rPr>
      </w:r>
    </w:p>
    <w:sdt>
      <w:sdtPr>
        <w:id w:val="664927113"/>
        <w:tag w:val="goog_rdk_189"/>
      </w:sdtPr>
      <w:sdtContent>
        <w:p w:rsidR="00000000" w:rsidDel="00000000" w:rsidP="00000000" w:rsidRDefault="00000000" w:rsidRPr="00000000" w14:paraId="000001BD">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49" w:date="2026-07-12T16:21: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Rủi ro xảy ra thực tế (Risk materialized) – kích hoạt kế hoạch ứng phó/khắc phục sự cố.</w:t>
          </w:r>
          <w:sdt>
            <w:sdtPr>
              <w:id w:val="-1423203233"/>
              <w:tag w:val="goog_rdk_188"/>
            </w:sdtPr>
            <w:sdtContent>
              <w:ins w:author="Văn Trung" w:id="49" w:date="2026-07-12T16:21:00Z">
                <w:r w:rsidDel="00000000" w:rsidR="00000000" w:rsidRPr="00000000">
                  <w:rPr>
                    <w:rtl w:val="0"/>
                  </w:rPr>
                </w:r>
              </w:ins>
            </w:sdtContent>
          </w:sdt>
        </w:p>
      </w:sdtContent>
    </w:sdt>
    <w:sdt>
      <w:sdtPr>
        <w:id w:val="-1015990341"/>
        <w:tag w:val="goog_rdk_191"/>
      </w:sdtPr>
      <w:sdtContent>
        <w:p w:rsidR="00000000" w:rsidDel="00000000" w:rsidP="00000000" w:rsidRDefault="00000000" w:rsidRPr="00000000" w14:paraId="000001BE">
          <w:pPr>
            <w:pStyle w:val="Heading3"/>
            <w:numPr>
              <w:ilvl w:val="2"/>
              <w:numId w:val="1"/>
            </w:numPr>
            <w:ind w:left="1080" w:hanging="360"/>
            <w:rPr>
              <w:ins w:author="Văn Trung" w:id="49" w:date="2026-07-12T16:21:00Z"/>
            </w:rPr>
          </w:pPr>
          <w:sdt>
            <w:sdtPr>
              <w:id w:val="-143372182"/>
              <w:tag w:val="goog_rdk_190"/>
            </w:sdtPr>
            <w:sdtContent>
              <w:ins w:author="Văn Trung" w:id="49" w:date="2026-07-12T16:21:00Z">
                <w:bookmarkStart w:colFirst="0" w:colLast="0" w:name="_heading=h.ab6j8uz6outf" w:id="32"/>
                <w:bookmarkEnd w:id="32"/>
                <w:r w:rsidDel="00000000" w:rsidR="00000000" w:rsidRPr="00000000">
                  <w:rPr>
                    <w:rtl w:val="0"/>
                  </w:rPr>
                  <w:t xml:space="preserve">QUY TRÌNH QUẢN LÝ BÁN HÀNG (SALES MANAGEMENT PROCESS)</w:t>
                </w:r>
              </w:ins>
            </w:sdtContent>
          </w:sdt>
        </w:p>
      </w:sdtContent>
    </w:sdt>
    <w:p w:rsidR="00000000" w:rsidDel="00000000" w:rsidP="00000000" w:rsidRDefault="00000000" w:rsidRPr="00000000" w14:paraId="000001BF">
      <w:pPr>
        <w:pStyle w:val="Heading4"/>
        <w:numPr>
          <w:ilvl w:val="3"/>
          <w:numId w:val="1"/>
        </w:numPr>
        <w:ind w:left="1440" w:hanging="360"/>
        <w:rPr/>
      </w:pPr>
      <w:bookmarkStart w:colFirst="0" w:colLast="0" w:name="_heading=h.qqhqqcxe0df3" w:id="33"/>
      <w:bookmarkEnd w:id="33"/>
      <w:sdt>
        <w:sdtPr>
          <w:id w:val="597934012"/>
          <w:tag w:val="goog_rdk_192"/>
        </w:sdtPr>
        <w:sdtContent>
          <w:ins w:author="Văn Trung" w:id="49" w:date="2026-07-12T16:21:00Z"/>
          <w:sdt>
            <w:sdtPr>
              <w:id w:val="-470870221"/>
              <w:tag w:val="goog_rdk_193"/>
            </w:sdtPr>
            <w:sdtContent>
              <w:commentRangeStart w:id="22"/>
            </w:sdtContent>
          </w:sdt>
          <w:ins w:author="Văn Trung" w:id="49" w:date="2026-07-12T16:21:00Z">
            <w:r w:rsidDel="00000000" w:rsidR="00000000" w:rsidRPr="00000000">
              <w:rPr>
                <w:rtl w:val="0"/>
              </w:rPr>
              <w:t xml:space="preserve">Actors / Các tác nhân</w:t>
            </w:r>
          </w:ins>
        </w:sdtContent>
      </w:sdt>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C0">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Sales Executive/Representative.</w:t>
      </w:r>
      <w:r w:rsidDel="00000000" w:rsidR="00000000" w:rsidRPr="00000000">
        <w:rPr>
          <w:rtl w:val="0"/>
        </w:rPr>
      </w:r>
    </w:p>
    <w:p w:rsidR="00000000" w:rsidDel="00000000" w:rsidP="00000000" w:rsidRDefault="00000000" w:rsidRPr="00000000" w14:paraId="000001C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Head of Development.</w:t>
      </w:r>
      <w:r w:rsidDel="00000000" w:rsidR="00000000" w:rsidRPr="00000000">
        <w:rPr>
          <w:rtl w:val="0"/>
        </w:rPr>
      </w:r>
    </w:p>
    <w:p w:rsidR="00000000" w:rsidDel="00000000" w:rsidP="00000000" w:rsidRDefault="00000000" w:rsidRPr="00000000" w14:paraId="000001C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Tech team (ước lượng).</w:t>
      </w:r>
      <w:r w:rsidDel="00000000" w:rsidR="00000000" w:rsidRPr="00000000">
        <w:rPr>
          <w:rtl w:val="0"/>
        </w:rPr>
      </w:r>
    </w:p>
    <w:p w:rsidR="00000000" w:rsidDel="00000000" w:rsidP="00000000" w:rsidRDefault="00000000" w:rsidRPr="00000000" w14:paraId="000001C3">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Finance/Accountant.</w:t>
      </w:r>
      <w:r w:rsidDel="00000000" w:rsidR="00000000" w:rsidRPr="00000000">
        <w:rPr>
          <w:rtl w:val="0"/>
        </w:rPr>
      </w:r>
    </w:p>
    <w:p w:rsidR="00000000" w:rsidDel="00000000" w:rsidP="00000000" w:rsidRDefault="00000000" w:rsidRPr="00000000" w14:paraId="000001C4">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Branch Director.</w:t>
      </w:r>
      <w:r w:rsidDel="00000000" w:rsidR="00000000" w:rsidRPr="00000000">
        <w:rPr>
          <w:rtl w:val="0"/>
        </w:rPr>
      </w:r>
    </w:p>
    <w:p w:rsidR="00000000" w:rsidDel="00000000" w:rsidP="00000000" w:rsidRDefault="00000000" w:rsidRPr="00000000" w14:paraId="000001C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BOD.</w:t>
      </w:r>
      <w:r w:rsidDel="00000000" w:rsidR="00000000" w:rsidRPr="00000000">
        <w:rPr>
          <w:rtl w:val="0"/>
        </w:rPr>
      </w:r>
    </w:p>
    <w:p w:rsidR="00000000" w:rsidDel="00000000" w:rsidP="00000000" w:rsidRDefault="00000000" w:rsidRPr="00000000" w14:paraId="000001C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Legal Consultant.</w:t>
      </w:r>
      <w:r w:rsidDel="00000000" w:rsidR="00000000" w:rsidRPr="00000000">
        <w:rPr>
          <w:rtl w:val="0"/>
        </w:rPr>
      </w:r>
    </w:p>
    <w:p w:rsidR="00000000" w:rsidDel="00000000" w:rsidP="00000000" w:rsidRDefault="00000000" w:rsidRPr="00000000" w14:paraId="000001C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CEO.</w:t>
      </w:r>
      <w:r w:rsidDel="00000000" w:rsidR="00000000" w:rsidRPr="00000000">
        <w:rPr>
          <w:rtl w:val="0"/>
        </w:rPr>
      </w:r>
    </w:p>
    <w:sdt>
      <w:sdtPr>
        <w:id w:val="785161789"/>
        <w:tag w:val="goog_rdk_195"/>
      </w:sdtPr>
      <w:sdtContent>
        <w:p w:rsidR="00000000" w:rsidDel="00000000" w:rsidP="00000000" w:rsidRDefault="00000000" w:rsidRPr="00000000" w14:paraId="000001C8">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50" w:date="2026-07-12T16:22: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(Client).</w:t>
          </w:r>
          <w:sdt>
            <w:sdtPr>
              <w:id w:val="2135528781"/>
              <w:tag w:val="goog_rdk_194"/>
            </w:sdtPr>
            <w:sdtContent>
              <w:ins w:author="Văn Trung" w:id="50" w:date="2026-07-12T16:22:00Z">
                <w:r w:rsidDel="00000000" w:rsidR="00000000" w:rsidRPr="00000000">
                  <w:rPr>
                    <w:rtl w:val="0"/>
                  </w:rPr>
                </w:r>
              </w:ins>
            </w:sdtContent>
          </w:sdt>
        </w:p>
      </w:sdtContent>
    </w:sdt>
    <w:p w:rsidR="00000000" w:rsidDel="00000000" w:rsidP="00000000" w:rsidRDefault="00000000" w:rsidRPr="00000000" w14:paraId="000001C9">
      <w:pPr>
        <w:pStyle w:val="Heading4"/>
        <w:numPr>
          <w:ilvl w:val="3"/>
          <w:numId w:val="1"/>
        </w:numPr>
        <w:ind w:left="1440" w:hanging="360"/>
        <w:rPr/>
      </w:pPr>
      <w:bookmarkStart w:colFirst="0" w:colLast="0" w:name="_heading=h.90z2gm7evdym" w:id="34"/>
      <w:bookmarkEnd w:id="34"/>
      <w:sdt>
        <w:sdtPr>
          <w:id w:val="1319606853"/>
          <w:tag w:val="goog_rdk_196"/>
        </w:sdtPr>
        <w:sdtContent>
          <w:ins w:author="Văn Trung" w:id="50" w:date="2026-07-12T16:22: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1CA">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1CB">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Tạo nguồn khách hàng tiềm năng (Create Lead Pool) qua LinkedIn, Crunchbase, MKT list.</w:t>
      </w:r>
      <w:r w:rsidDel="00000000" w:rsidR="00000000" w:rsidRPr="00000000">
        <w:rPr>
          <w:rtl w:val="0"/>
        </w:rPr>
      </w:r>
    </w:p>
    <w:p w:rsidR="00000000" w:rsidDel="00000000" w:rsidP="00000000" w:rsidRDefault="00000000" w:rsidRPr="00000000" w14:paraId="000001CC">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Theo dõi </w:t>
      </w:r>
      <w:sdt>
        <w:sdtPr>
          <w:id w:val="1345072192"/>
          <w:tag w:val="goog_rdk_197"/>
        </w:sdtPr>
        <w:sdtContent>
          <w:commentRangeStart w:id="23"/>
        </w:sdtContent>
      </w:sdt>
      <w:r w:rsidDel="00000000" w:rsidR="00000000" w:rsidRPr="00000000">
        <w:rPr>
          <w:rFonts w:ascii="Times New Roman" w:cs="Times New Roman" w:eastAsia="Times New Roman" w:hAnsi="Times New Roman"/>
          <w:color w:val="000000"/>
          <w:rtl w:val="0"/>
        </w:rPr>
        <w:t xml:space="preserve">&amp;</w:t>
      </w:r>
      <w:commentRangeEnd w:id="23"/>
      <w:r w:rsidDel="00000000" w:rsidR="00000000" w:rsidRPr="00000000">
        <w:commentReference w:id="23"/>
      </w:r>
      <w:r w:rsidDel="00000000" w:rsidR="00000000" w:rsidRPr="00000000">
        <w:rPr>
          <w:rFonts w:ascii="Times New Roman" w:cs="Times New Roman" w:eastAsia="Times New Roman" w:hAnsi="Times New Roman"/>
          <w:color w:val="000000"/>
          <w:rtl w:val="0"/>
        </w:rPr>
        <w:t xml:space="preserve"> chăm sóc lead tiềm năng (Follow up Potential Leads) qua email/gọi điện.</w:t>
      </w:r>
      <w:r w:rsidDel="00000000" w:rsidR="00000000" w:rsidRPr="00000000">
        <w:rPr>
          <w:rtl w:val="0"/>
        </w:rPr>
      </w:r>
    </w:p>
    <w:p w:rsidR="00000000" w:rsidDel="00000000" w:rsidP="00000000" w:rsidRDefault="00000000" w:rsidRPr="00000000" w14:paraId="000001CD">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Tổ chức buổi gặp khách hàng (Conduct Client Meeting) để thu thập yêu cầu.</w:t>
      </w:r>
      <w:r w:rsidDel="00000000" w:rsidR="00000000" w:rsidRPr="00000000">
        <w:rPr>
          <w:rtl w:val="0"/>
        </w:rPr>
      </w:r>
    </w:p>
    <w:p w:rsidR="00000000" w:rsidDel="00000000" w:rsidP="00000000" w:rsidRDefault="00000000" w:rsidRPr="00000000" w14:paraId="000001CE">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Lập đề xuất (Make Proposal) dựa trên breakdown công việc </w:t>
      </w:r>
      <w:sdt>
        <w:sdtPr>
          <w:id w:val="-585341345"/>
          <w:tag w:val="goog_rdk_198"/>
        </w:sdtPr>
        <w:sdtContent>
          <w:commentRangeStart w:id="24"/>
        </w:sdtContent>
      </w:sdt>
      <w:r w:rsidDel="00000000" w:rsidR="00000000" w:rsidRPr="00000000">
        <w:rPr>
          <w:rFonts w:ascii="Times New Roman" w:cs="Times New Roman" w:eastAsia="Times New Roman" w:hAnsi="Times New Roman"/>
          <w:color w:val="000000"/>
          <w:rtl w:val="0"/>
        </w:rPr>
        <w:t xml:space="preserve">&amp; </w:t>
      </w:r>
      <w:commentRangeEnd w:id="24"/>
      <w:r w:rsidDel="00000000" w:rsidR="00000000" w:rsidRPr="00000000">
        <w:commentReference w:id="24"/>
      </w:r>
      <w:r w:rsidDel="00000000" w:rsidR="00000000" w:rsidRPr="00000000">
        <w:rPr>
          <w:rFonts w:ascii="Times New Roman" w:cs="Times New Roman" w:eastAsia="Times New Roman" w:hAnsi="Times New Roman"/>
          <w:color w:val="000000"/>
          <w:rtl w:val="0"/>
        </w:rPr>
        <w:t xml:space="preserve">ước lượng từ Tech team.</w:t>
      </w:r>
      <w:r w:rsidDel="00000000" w:rsidR="00000000" w:rsidRPr="00000000">
        <w:rPr>
          <w:rtl w:val="0"/>
        </w:rPr>
      </w:r>
    </w:p>
    <w:p w:rsidR="00000000" w:rsidDel="00000000" w:rsidP="00000000" w:rsidRDefault="00000000" w:rsidRPr="00000000" w14:paraId="000001CF">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Lập báo giá (Make Quotation) và trình duyệt.</w:t>
      </w:r>
      <w:r w:rsidDel="00000000" w:rsidR="00000000" w:rsidRPr="00000000">
        <w:rPr>
          <w:rtl w:val="0"/>
        </w:rPr>
      </w:r>
    </w:p>
    <w:p w:rsidR="00000000" w:rsidDel="00000000" w:rsidP="00000000" w:rsidRDefault="00000000" w:rsidRPr="00000000" w14:paraId="000001D0">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Soạn hợp đồng thương mại (Make Commercial Contract), rà soát pháp lý.</w:t>
      </w:r>
      <w:r w:rsidDel="00000000" w:rsidR="00000000" w:rsidRPr="00000000">
        <w:rPr>
          <w:rtl w:val="0"/>
        </w:rPr>
      </w:r>
    </w:p>
    <w:p w:rsidR="00000000" w:rsidDel="00000000" w:rsidP="00000000" w:rsidRDefault="00000000" w:rsidRPr="00000000" w14:paraId="000001D1">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Ký hợp đồng (Sign Contract) và chuyển sang quy trình triển khai dự án (Production).</w:t>
      </w:r>
      <w:r w:rsidDel="00000000" w:rsidR="00000000" w:rsidRPr="00000000">
        <w:rPr>
          <w:rtl w:val="0"/>
        </w:rPr>
      </w:r>
    </w:p>
    <w:p w:rsidR="00000000" w:rsidDel="00000000" w:rsidP="00000000" w:rsidRDefault="00000000" w:rsidRPr="00000000" w14:paraId="000001D2">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Hậu mãi: thu tiền (Revenue Collection), chăm sóc khách hàng định kỳ, khảo sát hài lòng khách hàng, đánh giá post-mortem sau khi kết thúc deal.</w:t>
      </w:r>
      <w:r w:rsidDel="00000000" w:rsidR="00000000" w:rsidRPr="00000000">
        <w:rPr>
          <w:rtl w:val="0"/>
        </w:rPr>
      </w:r>
    </w:p>
    <w:p w:rsidR="00000000" w:rsidDel="00000000" w:rsidP="00000000" w:rsidRDefault="00000000" w:rsidRPr="00000000" w14:paraId="000001D3">
      <w:pPr>
        <w:ind w:left="624" w:firstLine="0"/>
        <w:rPr/>
      </w:pPr>
      <w:r w:rsidDel="00000000" w:rsidR="00000000" w:rsidRPr="00000000">
        <w:rPr>
          <w:b w:val="1"/>
          <w:bCs w:val="1"/>
          <w:rtl w:val="0"/>
        </w:rPr>
        <w:t xml:space="preserve">Giá trị mang lại cho khách hàng (Value to customer): </w:t>
      </w:r>
      <w:r w:rsidDel="00000000" w:rsidR="00000000" w:rsidRPr="00000000">
        <w:rPr>
          <w:rtl w:val="0"/>
        </w:rPr>
        <w:t xml:space="preserve">Mang lại cho khách hàng một giải pháp phát triển phần mềm phù hợp với ngân sách và yêu cầu kỹ thuật, thông qua quy trình tư vấn minh bạch, báo giá rõ ràng và hợp đồng chặt chẽ, giảm rủi ro khi thuê ngoài (outsourcing) cho bên thứ ba.</w:t>
      </w:r>
    </w:p>
    <w:sdt>
      <w:sdtPr>
        <w:id w:val="1909484360"/>
        <w:tag w:val="goog_rdk_202"/>
      </w:sdtPr>
      <w:sdtContent>
        <w:p w:rsidR="00000000" w:rsidDel="00000000" w:rsidP="00000000" w:rsidRDefault="00000000" w:rsidRPr="00000000" w14:paraId="000001D4">
          <w:pPr>
            <w:ind w:left="624" w:firstLine="0"/>
            <w:rPr>
              <w:ins w:author="Văn Trung" w:id="51" w:date="2026-07-12T16:22:00Z"/>
            </w:rPr>
          </w:pPr>
          <w:r w:rsidDel="00000000" w:rsidR="00000000" w:rsidRPr="00000000">
            <w:rPr>
              <w:b w:val="1"/>
              <w:bCs w:val="1"/>
              <w:rtl w:val="0"/>
            </w:rPr>
            <w:t xml:space="preserve">Nhiệm vụ chính (Key tasks):</w:t>
          </w:r>
          <w:r w:rsidDel="00000000" w:rsidR="00000000" w:rsidRPr="00000000">
            <w:rPr>
              <w:rtl w:val="0"/>
            </w:rPr>
            <w:t xml:space="preserve"> Tìm kiếm </w:t>
          </w:r>
          <w:sdt>
            <w:sdtPr>
              <w:id w:val="1581656518"/>
              <w:tag w:val="goog_rdk_199"/>
            </w:sdtPr>
            <w:sdtContent>
              <w:commentRangeStart w:id="25"/>
            </w:sdtContent>
          </w:sdt>
          <w:r w:rsidDel="00000000" w:rsidR="00000000" w:rsidRPr="00000000">
            <w:rPr>
              <w:rtl w:val="0"/>
            </w:rPr>
            <w:t xml:space="preserve">&amp;</w:t>
          </w:r>
          <w:commentRangeEnd w:id="25"/>
          <w:r w:rsidDel="00000000" w:rsidR="00000000" w:rsidRPr="00000000">
            <w:commentReference w:id="25"/>
          </w:r>
          <w:r w:rsidDel="00000000" w:rsidR="00000000" w:rsidRPr="00000000">
            <w:rPr>
              <w:rtl w:val="0"/>
            </w:rPr>
            <w:t xml:space="preserve"> sàng lọc lead; gặp khách hàng; lập đề xuất/báo giá; soạn </w:t>
          </w:r>
          <w:sdt>
            <w:sdtPr>
              <w:id w:val="-322774433"/>
              <w:tag w:val="goog_rdk_200"/>
            </w:sdtPr>
            <w:sdtContent>
              <w:commentRangeStart w:id="26"/>
            </w:sdtContent>
          </w:sdt>
          <w:r w:rsidDel="00000000" w:rsidR="00000000" w:rsidRPr="00000000">
            <w:rPr>
              <w:rtl w:val="0"/>
            </w:rPr>
            <w:t xml:space="preserve">&amp;</w:t>
          </w:r>
          <w:commentRangeEnd w:id="26"/>
          <w:r w:rsidDel="00000000" w:rsidR="00000000" w:rsidRPr="00000000">
            <w:commentReference w:id="26"/>
          </w:r>
          <w:r w:rsidDel="00000000" w:rsidR="00000000" w:rsidRPr="00000000">
            <w:rPr>
              <w:rtl w:val="0"/>
            </w:rPr>
            <w:t xml:space="preserve"> ký hợp đồng; thu tiền; chăm sóc khách hàng sau bán.</w:t>
          </w:r>
          <w:sdt>
            <w:sdtPr>
              <w:id w:val="-2137733944"/>
              <w:tag w:val="goog_rdk_201"/>
            </w:sdtPr>
            <w:sdtContent>
              <w:ins w:author="Văn Trung" w:id="51" w:date="2026-07-12T16:22:00Z">
                <w:r w:rsidDel="00000000" w:rsidR="00000000" w:rsidRPr="00000000">
                  <w:rPr>
                    <w:rtl w:val="0"/>
                  </w:rPr>
                </w:r>
              </w:ins>
            </w:sdtContent>
          </w:sdt>
        </w:p>
      </w:sdtContent>
    </w:sdt>
    <w:p w:rsidR="00000000" w:rsidDel="00000000" w:rsidP="00000000" w:rsidRDefault="00000000" w:rsidRPr="00000000" w14:paraId="000001D5">
      <w:pPr>
        <w:pStyle w:val="Heading4"/>
        <w:numPr>
          <w:ilvl w:val="3"/>
          <w:numId w:val="1"/>
        </w:numPr>
        <w:ind w:left="1440" w:hanging="360"/>
        <w:rPr/>
      </w:pPr>
      <w:bookmarkStart w:colFirst="0" w:colLast="0" w:name="_heading=h.7ajpwnirmrce" w:id="35"/>
      <w:bookmarkEnd w:id="35"/>
      <w:sdt>
        <w:sdtPr>
          <w:id w:val="1529953870"/>
          <w:tag w:val="goog_rdk_203"/>
        </w:sdtPr>
        <w:sdtContent>
          <w:ins w:author="Văn Trung" w:id="51" w:date="2026-07-12T16:22:00Z">
            <w:r w:rsidDel="00000000" w:rsidR="00000000" w:rsidRPr="00000000">
              <w:rPr>
                <w:rtl w:val="0"/>
              </w:rPr>
              <w:t xml:space="preserve">Đối tượng khách hàng</w:t>
            </w:r>
          </w:ins>
        </w:sdtContent>
      </w:sdt>
      <w:r w:rsidDel="00000000" w:rsidR="00000000" w:rsidRPr="00000000">
        <w:rPr>
          <w:rtl w:val="0"/>
        </w:rPr>
      </w:r>
    </w:p>
    <w:sdt>
      <w:sdtPr>
        <w:id w:val="-1164724727"/>
        <w:tag w:val="goog_rdk_205"/>
      </w:sdtPr>
      <w:sdtContent>
        <w:p w:rsidR="00000000" w:rsidDel="00000000" w:rsidP="00000000" w:rsidRDefault="00000000" w:rsidRPr="00000000" w14:paraId="000001D6">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52" w:date="2026-07-12T16:22: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doanh nghiệp có nhu cầu thuê ngoài phát triển phần mềm (potential clients và existing clients) tại các thị trường như Úc, Mỹ, Châu Âu.</w:t>
          </w:r>
          <w:sdt>
            <w:sdtPr>
              <w:id w:val="728082579"/>
              <w:tag w:val="goog_rdk_204"/>
            </w:sdtPr>
            <w:sdtContent>
              <w:ins w:author="Văn Trung" w:id="52" w:date="2026-07-12T16:22:00Z">
                <w:r w:rsidDel="00000000" w:rsidR="00000000" w:rsidRPr="00000000">
                  <w:rPr>
                    <w:rtl w:val="0"/>
                  </w:rPr>
                </w:r>
              </w:ins>
            </w:sdtContent>
          </w:sdt>
        </w:p>
      </w:sdtContent>
    </w:sdt>
    <w:p w:rsidR="00000000" w:rsidDel="00000000" w:rsidP="00000000" w:rsidRDefault="00000000" w:rsidRPr="00000000" w14:paraId="000001D7">
      <w:pPr>
        <w:pStyle w:val="Heading4"/>
        <w:numPr>
          <w:ilvl w:val="3"/>
          <w:numId w:val="1"/>
        </w:numPr>
        <w:ind w:left="1440" w:hanging="360"/>
        <w:rPr/>
      </w:pPr>
      <w:bookmarkStart w:colFirst="0" w:colLast="0" w:name="_heading=h.pntd0lvwe77o" w:id="36"/>
      <w:bookmarkEnd w:id="36"/>
      <w:sdt>
        <w:sdtPr>
          <w:id w:val="1830850549"/>
          <w:tag w:val="goog_rdk_206"/>
        </w:sdtPr>
        <w:sdtContent>
          <w:ins w:author="Văn Trung" w:id="52" w:date="2026-07-12T16:22: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1D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Ký được hợp đồng – deal thành công (Deal won), chuyển sang triển khai dự án.</w:t>
      </w:r>
      <w:r w:rsidDel="00000000" w:rsidR="00000000" w:rsidRPr="00000000">
        <w:rPr>
          <w:rtl w:val="0"/>
        </w:rPr>
      </w:r>
    </w:p>
    <w:p w:rsidR="00000000" w:rsidDel="00000000" w:rsidP="00000000" w:rsidRDefault="00000000" w:rsidRPr="00000000" w14:paraId="000001D9">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Khách hàng từ chối – deal thất bại (Deal lost).</w:t>
      </w:r>
      <w:r w:rsidDel="00000000" w:rsidR="00000000" w:rsidRPr="00000000">
        <w:rPr>
          <w:rtl w:val="0"/>
        </w:rPr>
      </w:r>
    </w:p>
    <w:p w:rsidR="00000000" w:rsidDel="00000000" w:rsidP="00000000" w:rsidRDefault="00000000" w:rsidRPr="00000000" w14:paraId="000001DA">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Khách hàng yêu cầu điều chỉnh đề xuất/báo giá (Proposal/Quotation revision requested).</w:t>
      </w:r>
      <w:r w:rsidDel="00000000" w:rsidR="00000000" w:rsidRPr="00000000">
        <w:rPr>
          <w:rtl w:val="0"/>
        </w:rPr>
      </w:r>
    </w:p>
    <w:sdt>
      <w:sdtPr>
        <w:id w:val="-1327050571"/>
        <w:tag w:val="goog_rdk_208"/>
      </w:sdtPr>
      <w:sdtContent>
        <w:p w:rsidR="00000000" w:rsidDel="00000000" w:rsidP="00000000" w:rsidRDefault="00000000" w:rsidRPr="00000000" w14:paraId="000001DB">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53" w:date="2026-07-12T16:22: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Thanh toán trễ hạn (Late payment) cần Sales phối hợp Finance xử lý.</w:t>
          </w:r>
          <w:sdt>
            <w:sdtPr>
              <w:id w:val="1543624494"/>
              <w:tag w:val="goog_rdk_207"/>
            </w:sdtPr>
            <w:sdtContent>
              <w:ins w:author="Văn Trung" w:id="53" w:date="2026-07-12T16:22:00Z">
                <w:r w:rsidDel="00000000" w:rsidR="00000000" w:rsidRPr="00000000">
                  <w:rPr>
                    <w:rtl w:val="0"/>
                  </w:rPr>
                </w:r>
              </w:ins>
            </w:sdtContent>
          </w:sdt>
        </w:p>
      </w:sdtContent>
    </w:sdt>
    <w:sdt>
      <w:sdtPr>
        <w:id w:val="-1490194460"/>
        <w:tag w:val="goog_rdk_210"/>
      </w:sdtPr>
      <w:sdtContent>
        <w:p w:rsidR="00000000" w:rsidDel="00000000" w:rsidP="00000000" w:rsidRDefault="00000000" w:rsidRPr="00000000" w14:paraId="000001DC">
          <w:pPr>
            <w:pStyle w:val="Heading3"/>
            <w:numPr>
              <w:ilvl w:val="2"/>
              <w:numId w:val="1"/>
            </w:numPr>
            <w:ind w:left="1080" w:hanging="360"/>
            <w:rPr>
              <w:ins w:author="Văn Trung" w:id="53" w:date="2026-07-12T16:22:00Z"/>
            </w:rPr>
          </w:pPr>
          <w:sdt>
            <w:sdtPr>
              <w:id w:val="-943536802"/>
              <w:tag w:val="goog_rdk_209"/>
            </w:sdtPr>
            <w:sdtContent>
              <w:ins w:author="Văn Trung" w:id="53" w:date="2026-07-12T16:22:00Z">
                <w:bookmarkStart w:colFirst="0" w:colLast="0" w:name="_heading=h.b0453aovlrfb" w:id="37"/>
                <w:bookmarkEnd w:id="37"/>
                <w:r w:rsidDel="00000000" w:rsidR="00000000" w:rsidRPr="00000000">
                  <w:rPr>
                    <w:rtl w:val="0"/>
                  </w:rPr>
                  <w:t xml:space="preserve">QUY TRÌNH QUẢN LÝ DỰ ÁN (AGILE SCRUM) (PROJECT MANAGEMENT PROCESS)</w:t>
                </w:r>
              </w:ins>
            </w:sdtContent>
          </w:sdt>
        </w:p>
      </w:sdtContent>
    </w:sdt>
    <w:p w:rsidR="00000000" w:rsidDel="00000000" w:rsidP="00000000" w:rsidRDefault="00000000" w:rsidRPr="00000000" w14:paraId="000001DD">
      <w:pPr>
        <w:pStyle w:val="Heading4"/>
        <w:numPr>
          <w:ilvl w:val="3"/>
          <w:numId w:val="1"/>
        </w:numPr>
        <w:ind w:left="1440" w:hanging="360"/>
        <w:rPr/>
      </w:pPr>
      <w:bookmarkStart w:colFirst="0" w:colLast="0" w:name="_heading=h.ohd16jj43fn8" w:id="38"/>
      <w:bookmarkEnd w:id="38"/>
      <w:sdt>
        <w:sdtPr>
          <w:id w:val="1698916771"/>
          <w:tag w:val="goog_rdk_211"/>
        </w:sdtPr>
        <w:sdtContent>
          <w:ins w:author="Văn Trung" w:id="53" w:date="2026-07-12T16:22:00Z"/>
          <w:sdt>
            <w:sdtPr>
              <w:id w:val="859020107"/>
              <w:tag w:val="goog_rdk_212"/>
            </w:sdtPr>
            <w:sdtContent>
              <w:commentRangeStart w:id="27"/>
            </w:sdtContent>
          </w:sdt>
          <w:ins w:author="Văn Trung" w:id="53" w:date="2026-07-12T16:22:00Z">
            <w:r w:rsidDel="00000000" w:rsidR="00000000" w:rsidRPr="00000000">
              <w:rPr>
                <w:rtl w:val="0"/>
              </w:rPr>
              <w:t xml:space="preserve">Actors / Các tác nhân</w:t>
            </w:r>
          </w:ins>
        </w:sdtContent>
      </w:sdt>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DE">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Project Sponsor.</w:t>
      </w:r>
      <w:r w:rsidDel="00000000" w:rsidR="00000000" w:rsidRPr="00000000">
        <w:rPr>
          <w:rtl w:val="0"/>
        </w:rPr>
      </w:r>
    </w:p>
    <w:p w:rsidR="00000000" w:rsidDel="00000000" w:rsidP="00000000" w:rsidRDefault="00000000" w:rsidRPr="00000000" w14:paraId="000001DF">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Product Owner.</w:t>
      </w:r>
      <w:r w:rsidDel="00000000" w:rsidR="00000000" w:rsidRPr="00000000">
        <w:rPr>
          <w:rtl w:val="0"/>
        </w:rPr>
      </w:r>
    </w:p>
    <w:p w:rsidR="00000000" w:rsidDel="00000000" w:rsidP="00000000" w:rsidRDefault="00000000" w:rsidRPr="00000000" w14:paraId="000001E0">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Scrum Master/Project Manager.</w:t>
      </w:r>
      <w:r w:rsidDel="00000000" w:rsidR="00000000" w:rsidRPr="00000000">
        <w:rPr>
          <w:rtl w:val="0"/>
        </w:rPr>
      </w:r>
    </w:p>
    <w:p w:rsidR="00000000" w:rsidDel="00000000" w:rsidP="00000000" w:rsidRDefault="00000000" w:rsidRPr="00000000" w14:paraId="000001E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Scrum Team (Developer, Tester).</w:t>
      </w:r>
      <w:r w:rsidDel="00000000" w:rsidR="00000000" w:rsidRPr="00000000">
        <w:rPr>
          <w:rtl w:val="0"/>
        </w:rPr>
      </w:r>
    </w:p>
    <w:sdt>
      <w:sdtPr>
        <w:id w:val="-2048729048"/>
        <w:tag w:val="goog_rdk_214"/>
      </w:sdtPr>
      <w:sdtContent>
        <w:p w:rsidR="00000000" w:rsidDel="00000000" w:rsidP="00000000" w:rsidRDefault="00000000" w:rsidRPr="00000000" w14:paraId="000001E2">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54" w:date="2026-07-12T16:22: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(Customer).</w:t>
          </w:r>
          <w:sdt>
            <w:sdtPr>
              <w:id w:val="1058750877"/>
              <w:tag w:val="goog_rdk_213"/>
            </w:sdtPr>
            <w:sdtContent>
              <w:ins w:author="Văn Trung" w:id="54" w:date="2026-07-12T16:22:00Z">
                <w:r w:rsidDel="00000000" w:rsidR="00000000" w:rsidRPr="00000000">
                  <w:rPr>
                    <w:rtl w:val="0"/>
                  </w:rPr>
                </w:r>
              </w:ins>
            </w:sdtContent>
          </w:sdt>
        </w:p>
      </w:sdtContent>
    </w:sdt>
    <w:p w:rsidR="00000000" w:rsidDel="00000000" w:rsidP="00000000" w:rsidRDefault="00000000" w:rsidRPr="00000000" w14:paraId="000001E3">
      <w:pPr>
        <w:pStyle w:val="Heading4"/>
        <w:numPr>
          <w:ilvl w:val="3"/>
          <w:numId w:val="1"/>
        </w:numPr>
        <w:ind w:left="1440" w:hanging="360"/>
        <w:rPr/>
      </w:pPr>
      <w:bookmarkStart w:colFirst="0" w:colLast="0" w:name="_heading=h.8398pgvojlek" w:id="39"/>
      <w:bookmarkEnd w:id="39"/>
      <w:sdt>
        <w:sdtPr>
          <w:id w:val="2005336146"/>
          <w:tag w:val="goog_rdk_215"/>
        </w:sdtPr>
        <w:sdtContent>
          <w:ins w:author="Văn Trung" w:id="54" w:date="2026-07-12T16:22: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1E4">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1E5">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Initiate – Sprint Zero: xác định Project/Product Vision, lập Project Charter, thành lập Scrum Team, xây dựng Product Backlog, họp Kick-off.</w:t>
      </w:r>
      <w:r w:rsidDel="00000000" w:rsidR="00000000" w:rsidRPr="00000000">
        <w:rPr>
          <w:rtl w:val="0"/>
        </w:rPr>
      </w:r>
    </w:p>
    <w:p w:rsidR="00000000" w:rsidDel="00000000" w:rsidP="00000000" w:rsidRDefault="00000000" w:rsidRPr="00000000" w14:paraId="000001E6">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Plan and Estimate – Sprint Planning: tạo User Story, ước lượng, cam kết backlog cho sprint, tạo Sprint Backlog.</w:t>
      </w:r>
      <w:r w:rsidDel="00000000" w:rsidR="00000000" w:rsidRPr="00000000">
        <w:rPr>
          <w:rtl w:val="0"/>
        </w:rPr>
      </w:r>
    </w:p>
    <w:p w:rsidR="00000000" w:rsidDel="00000000" w:rsidP="00000000" w:rsidRDefault="00000000" w:rsidRPr="00000000" w14:paraId="000001E7">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Implement – Development Sprints: phát triển deliverables, họp Daily Standup, cập nhật Product Backlog.</w:t>
      </w:r>
      <w:r w:rsidDel="00000000" w:rsidR="00000000" w:rsidRPr="00000000">
        <w:rPr>
          <w:rtl w:val="0"/>
        </w:rPr>
      </w:r>
    </w:p>
    <w:p w:rsidR="00000000" w:rsidDel="00000000" w:rsidP="00000000" w:rsidRDefault="00000000" w:rsidRPr="00000000" w14:paraId="000001E8">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Review &amp; Retrospect: demo sản phẩm cho khách hàng, đánh giá Done/Not Done, họp rút kinh nghiệm (retrospective).</w:t>
      </w:r>
      <w:r w:rsidDel="00000000" w:rsidR="00000000" w:rsidRPr="00000000">
        <w:rPr>
          <w:rtl w:val="0"/>
        </w:rPr>
      </w:r>
    </w:p>
    <w:p w:rsidR="00000000" w:rsidDel="00000000" w:rsidP="00000000" w:rsidRDefault="00000000" w:rsidRPr="00000000" w14:paraId="000001E9">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Monitoring &amp; Controlling (song song xuyên suốt): theo dõi rủi ro, cập nhật kế hoạch, đo lường hiệu suất.</w:t>
      </w:r>
      <w:r w:rsidDel="00000000" w:rsidR="00000000" w:rsidRPr="00000000">
        <w:rPr>
          <w:rtl w:val="0"/>
        </w:rPr>
      </w:r>
    </w:p>
    <w:p w:rsidR="00000000" w:rsidDel="00000000" w:rsidP="00000000" w:rsidRDefault="00000000" w:rsidRPr="00000000" w14:paraId="000001EA">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Release: bàn giao sản phẩm/sprint, thu thập phản hồi khách hàng.</w:t>
      </w:r>
      <w:r w:rsidDel="00000000" w:rsidR="00000000" w:rsidRPr="00000000">
        <w:rPr>
          <w:rtl w:val="0"/>
        </w:rPr>
      </w:r>
    </w:p>
    <w:p w:rsidR="00000000" w:rsidDel="00000000" w:rsidP="00000000" w:rsidRDefault="00000000" w:rsidRPr="00000000" w14:paraId="000001EB">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Closing: cập nhật tài liệu dự án, nghiệm thu sản phẩm, tổng kết bài học kinh nghiệm, giải phóng nguồn lực.</w:t>
      </w:r>
      <w:r w:rsidDel="00000000" w:rsidR="00000000" w:rsidRPr="00000000">
        <w:rPr>
          <w:rtl w:val="0"/>
        </w:rPr>
      </w:r>
    </w:p>
    <w:p w:rsidR="00000000" w:rsidDel="00000000" w:rsidP="00000000" w:rsidRDefault="00000000" w:rsidRPr="00000000" w14:paraId="000001EC">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Đảm bảo sản phẩm phần mềm được xây dựng đúng phạm vi (scope), đúng tiến độ theo từng sprint, và khách hàng có thể theo dõi/tham gia đánh giá tiến độ minh bạch qua các buổi sprint review/demo.</w:t>
      </w:r>
    </w:p>
    <w:sdt>
      <w:sdtPr>
        <w:id w:val="-1480763389"/>
        <w:tag w:val="goog_rdk_217"/>
      </w:sdtPr>
      <w:sdtContent>
        <w:p w:rsidR="00000000" w:rsidDel="00000000" w:rsidP="00000000" w:rsidRDefault="00000000" w:rsidRPr="00000000" w14:paraId="000001ED">
          <w:pPr>
            <w:ind w:left="624" w:firstLine="0"/>
            <w:rPr>
              <w:ins w:author="Văn Trung" w:id="55" w:date="2026-07-12T16:22:00Z"/>
            </w:rPr>
          </w:pPr>
          <w:r w:rsidDel="00000000" w:rsidR="00000000" w:rsidRPr="00000000">
            <w:rPr>
              <w:b w:val="1"/>
              <w:bCs w:val="1"/>
              <w:rtl w:val="0"/>
            </w:rPr>
            <w:t xml:space="preserve">Nhiệm vụ chính (Key tasks):</w:t>
          </w:r>
          <w:r w:rsidDel="00000000" w:rsidR="00000000" w:rsidRPr="00000000">
            <w:rPr>
              <w:rtl w:val="0"/>
            </w:rPr>
            <w:t xml:space="preserve"> Lập kế hoạch sprint; phát triển deliverables; daily standup; sprint review &amp; retrospective; release; đóng dự án.</w:t>
          </w:r>
          <w:sdt>
            <w:sdtPr>
              <w:id w:val="583997558"/>
              <w:tag w:val="goog_rdk_216"/>
            </w:sdtPr>
            <w:sdtContent>
              <w:ins w:author="Văn Trung" w:id="55" w:date="2026-07-12T16:22:00Z">
                <w:r w:rsidDel="00000000" w:rsidR="00000000" w:rsidRPr="00000000">
                  <w:rPr>
                    <w:rtl w:val="0"/>
                  </w:rPr>
                </w:r>
              </w:ins>
            </w:sdtContent>
          </w:sdt>
        </w:p>
      </w:sdtContent>
    </w:sdt>
    <w:p w:rsidR="00000000" w:rsidDel="00000000" w:rsidP="00000000" w:rsidRDefault="00000000" w:rsidRPr="00000000" w14:paraId="000001EE">
      <w:pPr>
        <w:pStyle w:val="Heading4"/>
        <w:numPr>
          <w:ilvl w:val="3"/>
          <w:numId w:val="1"/>
        </w:numPr>
        <w:ind w:left="1440" w:hanging="360"/>
        <w:rPr/>
      </w:pPr>
      <w:bookmarkStart w:colFirst="0" w:colLast="0" w:name="_heading=h.fyavv5yvs1cd" w:id="40"/>
      <w:bookmarkEnd w:id="40"/>
      <w:sdt>
        <w:sdtPr>
          <w:id w:val="-1270198626"/>
          <w:tag w:val="goog_rdk_218"/>
        </w:sdtPr>
        <w:sdtContent>
          <w:ins w:author="Văn Trung" w:id="55" w:date="2026-07-12T16:22:00Z">
            <w:r w:rsidDel="00000000" w:rsidR="00000000" w:rsidRPr="00000000">
              <w:rPr>
                <w:rtl w:val="0"/>
              </w:rPr>
              <w:t xml:space="preserve">Đối tượng khách hàng</w:t>
            </w:r>
          </w:ins>
        </w:sdtContent>
      </w:sdt>
      <w:r w:rsidDel="00000000" w:rsidR="00000000" w:rsidRPr="00000000">
        <w:rPr>
          <w:rtl w:val="0"/>
        </w:rPr>
      </w:r>
    </w:p>
    <w:sdt>
      <w:sdtPr>
        <w:id w:val="-555408943"/>
        <w:tag w:val="goog_rdk_220"/>
      </w:sdtPr>
      <w:sdtContent>
        <w:p w:rsidR="00000000" w:rsidDel="00000000" w:rsidP="00000000" w:rsidRDefault="00000000" w:rsidRPr="00000000" w14:paraId="000001EF">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56" w:date="2026-07-12T16:22: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đã ký hợp đồng thuê ngoài phát triển phần mềm (chủ sở hữu sản phẩm/Product Owner phía khách hàng).</w:t>
          </w:r>
          <w:sdt>
            <w:sdtPr>
              <w:id w:val="-99083316"/>
              <w:tag w:val="goog_rdk_219"/>
            </w:sdtPr>
            <w:sdtContent>
              <w:ins w:author="Văn Trung" w:id="56" w:date="2026-07-12T16:22:00Z">
                <w:r w:rsidDel="00000000" w:rsidR="00000000" w:rsidRPr="00000000">
                  <w:rPr>
                    <w:rtl w:val="0"/>
                  </w:rPr>
                </w:r>
              </w:ins>
            </w:sdtContent>
          </w:sdt>
        </w:p>
      </w:sdtContent>
    </w:sdt>
    <w:p w:rsidR="00000000" w:rsidDel="00000000" w:rsidP="00000000" w:rsidRDefault="00000000" w:rsidRPr="00000000" w14:paraId="000001F0">
      <w:pPr>
        <w:pStyle w:val="Heading4"/>
        <w:numPr>
          <w:ilvl w:val="3"/>
          <w:numId w:val="1"/>
        </w:numPr>
        <w:ind w:left="1440" w:hanging="360"/>
        <w:rPr/>
      </w:pPr>
      <w:bookmarkStart w:colFirst="0" w:colLast="0" w:name="_heading=h.8f00z37d89jz" w:id="41"/>
      <w:bookmarkEnd w:id="41"/>
      <w:sdt>
        <w:sdtPr>
          <w:id w:val="-536717565"/>
          <w:tag w:val="goog_rdk_221"/>
        </w:sdtPr>
        <w:sdtContent>
          <w:ins w:author="Văn Trung" w:id="56" w:date="2026-07-12T16:22: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1F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Sprint/dự án hoàn thành đúng Definition of Done, khách hàng nghiệm thu (Product accepted).</w:t>
      </w:r>
      <w:r w:rsidDel="00000000" w:rsidR="00000000" w:rsidRPr="00000000">
        <w:rPr>
          <w:rtl w:val="0"/>
        </w:rPr>
      </w:r>
    </w:p>
    <w:p w:rsidR="00000000" w:rsidDel="00000000" w:rsidP="00000000" w:rsidRDefault="00000000" w:rsidRPr="00000000" w14:paraId="000001F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Sprint chưa hoàn thành, các hạng mục dời sang sprint kế tiếp (Carried-over items).</w:t>
      </w:r>
      <w:r w:rsidDel="00000000" w:rsidR="00000000" w:rsidRPr="00000000">
        <w:rPr>
          <w:rtl w:val="0"/>
        </w:rPr>
      </w:r>
    </w:p>
    <w:p w:rsidR="00000000" w:rsidDel="00000000" w:rsidP="00000000" w:rsidRDefault="00000000" w:rsidRPr="00000000" w14:paraId="000001F3">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Dự án đóng thành công, bàn giao đầy đủ tài liệu (Project closed successfully).</w:t>
      </w:r>
      <w:r w:rsidDel="00000000" w:rsidR="00000000" w:rsidRPr="00000000">
        <w:rPr>
          <w:rtl w:val="0"/>
        </w:rPr>
      </w:r>
    </w:p>
    <w:sdt>
      <w:sdtPr>
        <w:id w:val="2004381963"/>
        <w:tag w:val="goog_rdk_223"/>
      </w:sdtPr>
      <w:sdtContent>
        <w:p w:rsidR="00000000" w:rsidDel="00000000" w:rsidP="00000000" w:rsidRDefault="00000000" w:rsidRPr="00000000" w14:paraId="000001F4">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57" w:date="2026-07-12T16:22: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Dự án bị tạm dừng/hủy giữa chừng do thay đổi từ phía khách hàng (Project suspended/cancelled).</w:t>
          </w:r>
          <w:sdt>
            <w:sdtPr>
              <w:id w:val="1054076394"/>
              <w:tag w:val="goog_rdk_222"/>
            </w:sdtPr>
            <w:sdtContent>
              <w:ins w:author="Văn Trung" w:id="57" w:date="2026-07-12T16:22:00Z">
                <w:r w:rsidDel="00000000" w:rsidR="00000000" w:rsidRPr="00000000">
                  <w:rPr>
                    <w:rtl w:val="0"/>
                  </w:rPr>
                </w:r>
              </w:ins>
            </w:sdtContent>
          </w:sdt>
        </w:p>
      </w:sdtContent>
    </w:sdt>
    <w:sdt>
      <w:sdtPr>
        <w:id w:val="1179486172"/>
        <w:tag w:val="goog_rdk_225"/>
      </w:sdtPr>
      <w:sdtContent>
        <w:p w:rsidR="00000000" w:rsidDel="00000000" w:rsidP="00000000" w:rsidRDefault="00000000" w:rsidRPr="00000000" w14:paraId="000001F5">
          <w:pPr>
            <w:pStyle w:val="Heading3"/>
            <w:numPr>
              <w:ilvl w:val="2"/>
              <w:numId w:val="1"/>
            </w:numPr>
            <w:ind w:left="1080" w:hanging="360"/>
            <w:rPr>
              <w:ins w:author="Văn Trung" w:id="57" w:date="2026-07-12T16:22:00Z"/>
            </w:rPr>
          </w:pPr>
          <w:sdt>
            <w:sdtPr>
              <w:id w:val="-2073019488"/>
              <w:tag w:val="goog_rdk_224"/>
            </w:sdtPr>
            <w:sdtContent>
              <w:ins w:author="Văn Trung" w:id="57" w:date="2026-07-12T16:22:00Z">
                <w:bookmarkStart w:colFirst="0" w:colLast="0" w:name="_heading=h.6eevecp1qr9" w:id="42"/>
                <w:bookmarkEnd w:id="42"/>
                <w:r w:rsidDel="00000000" w:rsidR="00000000" w:rsidRPr="00000000">
                  <w:rPr>
                    <w:rtl w:val="0"/>
                  </w:rPr>
                  <w:t xml:space="preserve">QUY TRÌNH BẢO TRÌ &amp; HỖ TRỢ PHẦN MỀM (SOFTWARE MAINTENANCE &amp; SUPPORT PROCESS)</w:t>
                </w:r>
              </w:ins>
            </w:sdtContent>
          </w:sdt>
        </w:p>
      </w:sdtContent>
    </w:sdt>
    <w:p w:rsidR="00000000" w:rsidDel="00000000" w:rsidP="00000000" w:rsidRDefault="00000000" w:rsidRPr="00000000" w14:paraId="000001F6">
      <w:pPr>
        <w:pStyle w:val="Heading4"/>
        <w:numPr>
          <w:ilvl w:val="3"/>
          <w:numId w:val="1"/>
        </w:numPr>
        <w:ind w:left="1440" w:hanging="360"/>
        <w:rPr/>
      </w:pPr>
      <w:bookmarkStart w:colFirst="0" w:colLast="0" w:name="_heading=h.865z6fcefy1" w:id="43"/>
      <w:bookmarkEnd w:id="43"/>
      <w:sdt>
        <w:sdtPr>
          <w:id w:val="-844930428"/>
          <w:tag w:val="goog_rdk_226"/>
        </w:sdtPr>
        <w:sdtContent>
          <w:ins w:author="Văn Trung" w:id="57" w:date="2026-07-12T16:22:00Z"/>
          <w:sdt>
            <w:sdtPr>
              <w:id w:val="-609806054"/>
              <w:tag w:val="goog_rdk_227"/>
            </w:sdtPr>
            <w:sdtContent>
              <w:commentRangeStart w:id="28"/>
            </w:sdtContent>
          </w:sdt>
          <w:ins w:author="Văn Trung" w:id="57" w:date="2026-07-12T16:22:00Z">
            <w:r w:rsidDel="00000000" w:rsidR="00000000" w:rsidRPr="00000000">
              <w:rPr>
                <w:rtl w:val="0"/>
              </w:rPr>
              <w:t xml:space="preserve">Actors / Các tác nhân</w:t>
            </w:r>
          </w:ins>
        </w:sdtContent>
      </w:sdt>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F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Đội Bảo trì/Support (Maintenance team).</w:t>
      </w:r>
      <w:r w:rsidDel="00000000" w:rsidR="00000000" w:rsidRPr="00000000">
        <w:rPr>
          <w:rtl w:val="0"/>
        </w:rPr>
      </w:r>
    </w:p>
    <w:p w:rsidR="00000000" w:rsidDel="00000000" w:rsidP="00000000" w:rsidRDefault="00000000" w:rsidRPr="00000000" w14:paraId="000001F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Account Manager.</w:t>
      </w:r>
      <w:r w:rsidDel="00000000" w:rsidR="00000000" w:rsidRPr="00000000">
        <w:rPr>
          <w:rtl w:val="0"/>
        </w:rPr>
      </w:r>
    </w:p>
    <w:p w:rsidR="00000000" w:rsidDel="00000000" w:rsidP="00000000" w:rsidRDefault="00000000" w:rsidRPr="00000000" w14:paraId="000001F9">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Project Manager.</w:t>
      </w:r>
      <w:r w:rsidDel="00000000" w:rsidR="00000000" w:rsidRPr="00000000">
        <w:rPr>
          <w:rtl w:val="0"/>
        </w:rPr>
      </w:r>
    </w:p>
    <w:sdt>
      <w:sdtPr>
        <w:id w:val="-663989521"/>
        <w:tag w:val="goog_rdk_229"/>
      </w:sdtPr>
      <w:sdtContent>
        <w:p w:rsidR="00000000" w:rsidDel="00000000" w:rsidP="00000000" w:rsidRDefault="00000000" w:rsidRPr="00000000" w14:paraId="000001FA">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58" w:date="2026-07-12T16:23: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(Customer).</w:t>
          </w:r>
          <w:sdt>
            <w:sdtPr>
              <w:id w:val="44573258"/>
              <w:tag w:val="goog_rdk_228"/>
            </w:sdtPr>
            <w:sdtContent>
              <w:ins w:author="Văn Trung" w:id="58" w:date="2026-07-12T16:23:00Z">
                <w:r w:rsidDel="00000000" w:rsidR="00000000" w:rsidRPr="00000000">
                  <w:rPr>
                    <w:rtl w:val="0"/>
                  </w:rPr>
                </w:r>
              </w:ins>
            </w:sdtContent>
          </w:sdt>
        </w:p>
      </w:sdtContent>
    </w:sdt>
    <w:p w:rsidR="00000000" w:rsidDel="00000000" w:rsidP="00000000" w:rsidRDefault="00000000" w:rsidRPr="00000000" w14:paraId="000001FB">
      <w:pPr>
        <w:pStyle w:val="Heading4"/>
        <w:numPr>
          <w:ilvl w:val="3"/>
          <w:numId w:val="1"/>
        </w:numPr>
        <w:ind w:left="1440" w:hanging="360"/>
        <w:rPr/>
      </w:pPr>
      <w:bookmarkStart w:colFirst="0" w:colLast="0" w:name="_heading=h.8ak4r0ghisow" w:id="44"/>
      <w:bookmarkEnd w:id="44"/>
      <w:sdt>
        <w:sdtPr>
          <w:id w:val="691831546"/>
          <w:tag w:val="goog_rdk_230"/>
        </w:sdtPr>
        <w:sdtContent>
          <w:ins w:author="Văn Trung" w:id="58" w:date="2026-07-12T16:23: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1FC">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1FD">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Tiếp nhận yêu cầu hỗ trợ/báo lỗi (ticket) qua help desk/email từ khách hàng.</w:t>
      </w:r>
      <w:r w:rsidDel="00000000" w:rsidR="00000000" w:rsidRPr="00000000">
        <w:rPr>
          <w:rtl w:val="0"/>
        </w:rPr>
      </w:r>
    </w:p>
    <w:p w:rsidR="00000000" w:rsidDel="00000000" w:rsidP="00000000" w:rsidRDefault="00000000" w:rsidRPr="00000000" w14:paraId="000001FE">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Phân loại mức độ ưu tiên theo SLA đã cam kết (Critical/High/Medium/Low).</w:t>
      </w:r>
      <w:r w:rsidDel="00000000" w:rsidR="00000000" w:rsidRPr="00000000">
        <w:rPr>
          <w:rtl w:val="0"/>
        </w:rPr>
      </w:r>
    </w:p>
    <w:p w:rsidR="00000000" w:rsidDel="00000000" w:rsidP="00000000" w:rsidRDefault="00000000" w:rsidRPr="00000000" w14:paraId="000001FF">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Điều tra nguyên nhân lỗi hoặc yêu cầu nâng cấp nhỏ.</w:t>
      </w:r>
      <w:r w:rsidDel="00000000" w:rsidR="00000000" w:rsidRPr="00000000">
        <w:rPr>
          <w:rtl w:val="0"/>
        </w:rPr>
      </w:r>
    </w:p>
    <w:p w:rsidR="00000000" w:rsidDel="00000000" w:rsidP="00000000" w:rsidRDefault="00000000" w:rsidRPr="00000000" w14:paraId="00000200">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Khắc phục lỗi/thực hiện thay đổi, viết bản vá (patch/hotfix).</w:t>
      </w:r>
      <w:r w:rsidDel="00000000" w:rsidR="00000000" w:rsidRPr="00000000">
        <w:rPr>
          <w:rtl w:val="0"/>
        </w:rPr>
      </w:r>
    </w:p>
    <w:p w:rsidR="00000000" w:rsidDel="00000000" w:rsidP="00000000" w:rsidRDefault="00000000" w:rsidRPr="00000000" w14:paraId="00000201">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Kiểm thử bản vá trước khi triển khai.</w:t>
      </w:r>
      <w:r w:rsidDel="00000000" w:rsidR="00000000" w:rsidRPr="00000000">
        <w:rPr>
          <w:rtl w:val="0"/>
        </w:rPr>
      </w:r>
    </w:p>
    <w:p w:rsidR="00000000" w:rsidDel="00000000" w:rsidP="00000000" w:rsidRDefault="00000000" w:rsidRPr="00000000" w14:paraId="00000202">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Triển khai bản vá lên môi trường production của khách hàng.</w:t>
      </w:r>
      <w:r w:rsidDel="00000000" w:rsidR="00000000" w:rsidRPr="00000000">
        <w:rPr>
          <w:rtl w:val="0"/>
        </w:rPr>
      </w:r>
    </w:p>
    <w:p w:rsidR="00000000" w:rsidDel="00000000" w:rsidP="00000000" w:rsidRDefault="00000000" w:rsidRPr="00000000" w14:paraId="00000203">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Xác nhận với khách hàng và đóng ticket; báo cáo tuân thủ SLA định kỳ.</w:t>
      </w:r>
      <w:r w:rsidDel="00000000" w:rsidR="00000000" w:rsidRPr="00000000">
        <w:rPr>
          <w:rtl w:val="0"/>
        </w:rPr>
      </w:r>
    </w:p>
    <w:p w:rsidR="00000000" w:rsidDel="00000000" w:rsidP="00000000" w:rsidRDefault="00000000" w:rsidRPr="00000000" w14:paraId="00000204">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Đảm bảo hệ thống phần mềm của khách hàng vận hành ổn định sau khi đã bàn giao, xử lý sự cố/khắc phục lỗi đúng cam kết thời gian phản hồi và xử lý (SLA), duy trì mối quan hệ hợp tác lâu dài.</w:t>
      </w:r>
    </w:p>
    <w:sdt>
      <w:sdtPr>
        <w:id w:val="-1349816870"/>
        <w:tag w:val="goog_rdk_234"/>
      </w:sdtPr>
      <w:sdtContent>
        <w:p w:rsidR="00000000" w:rsidDel="00000000" w:rsidP="00000000" w:rsidRDefault="00000000" w:rsidRPr="00000000" w14:paraId="00000205">
          <w:pPr>
            <w:ind w:left="624" w:firstLine="0"/>
            <w:rPr>
              <w:ins w:author="Văn Trung" w:id="59" w:date="2026-07-12T16:23:00Z"/>
            </w:rPr>
          </w:pPr>
          <w:r w:rsidDel="00000000" w:rsidR="00000000" w:rsidRPr="00000000">
            <w:rPr>
              <w:b w:val="1"/>
              <w:bCs w:val="1"/>
              <w:rtl w:val="0"/>
            </w:rPr>
            <w:t xml:space="preserve">Nhiệm vụ chính (Key tasks):</w:t>
          </w:r>
          <w:r w:rsidDel="00000000" w:rsidR="00000000" w:rsidRPr="00000000">
            <w:rPr>
              <w:rtl w:val="0"/>
            </w:rPr>
            <w:t xml:space="preserve"> Tiếp nhận </w:t>
          </w:r>
          <w:sdt>
            <w:sdtPr>
              <w:id w:val="1456242554"/>
              <w:tag w:val="goog_rdk_231"/>
            </w:sdtPr>
            <w:sdtContent>
              <w:commentRangeStart w:id="29"/>
            </w:sdtContent>
          </w:sdt>
          <w:r w:rsidDel="00000000" w:rsidR="00000000" w:rsidRPr="00000000">
            <w:rPr>
              <w:rtl w:val="0"/>
            </w:rPr>
            <w:t xml:space="preserve">&amp;</w:t>
          </w:r>
          <w:commentRangeEnd w:id="29"/>
          <w:r w:rsidDel="00000000" w:rsidR="00000000" w:rsidRPr="00000000">
            <w:commentReference w:id="29"/>
          </w:r>
          <w:r w:rsidDel="00000000" w:rsidR="00000000" w:rsidRPr="00000000">
            <w:rPr>
              <w:rtl w:val="0"/>
            </w:rPr>
            <w:t xml:space="preserve"> phân loại ticket; điều tra; khắc phục/vá lỗi; kiểm thử; triển khai; xác nhận </w:t>
          </w:r>
          <w:sdt>
            <w:sdtPr>
              <w:id w:val="-602536740"/>
              <w:tag w:val="goog_rdk_232"/>
            </w:sdtPr>
            <w:sdtContent>
              <w:commentRangeStart w:id="30"/>
            </w:sdtContent>
          </w:sdt>
          <w:r w:rsidDel="00000000" w:rsidR="00000000" w:rsidRPr="00000000">
            <w:rPr>
              <w:rtl w:val="0"/>
            </w:rPr>
            <w:t xml:space="preserve">&amp;</w:t>
          </w:r>
          <w:commentRangeEnd w:id="30"/>
          <w:r w:rsidDel="00000000" w:rsidR="00000000" w:rsidRPr="00000000">
            <w:commentReference w:id="30"/>
          </w:r>
          <w:r w:rsidDel="00000000" w:rsidR="00000000" w:rsidRPr="00000000">
            <w:rPr>
              <w:rtl w:val="0"/>
            </w:rPr>
            <w:t xml:space="preserve"> báo cáo SLA.</w:t>
          </w:r>
          <w:sdt>
            <w:sdtPr>
              <w:id w:val="-129727345"/>
              <w:tag w:val="goog_rdk_233"/>
            </w:sdtPr>
            <w:sdtContent>
              <w:ins w:author="Văn Trung" w:id="59" w:date="2026-07-12T16:23:00Z">
                <w:r w:rsidDel="00000000" w:rsidR="00000000" w:rsidRPr="00000000">
                  <w:rPr>
                    <w:rtl w:val="0"/>
                  </w:rPr>
                </w:r>
              </w:ins>
            </w:sdtContent>
          </w:sdt>
        </w:p>
      </w:sdtContent>
    </w:sdt>
    <w:p w:rsidR="00000000" w:rsidDel="00000000" w:rsidP="00000000" w:rsidRDefault="00000000" w:rsidRPr="00000000" w14:paraId="00000206">
      <w:pPr>
        <w:pStyle w:val="Heading4"/>
        <w:numPr>
          <w:ilvl w:val="3"/>
          <w:numId w:val="1"/>
        </w:numPr>
        <w:ind w:left="1440" w:hanging="360"/>
        <w:rPr/>
      </w:pPr>
      <w:bookmarkStart w:colFirst="0" w:colLast="0" w:name="_heading=h.rgen9uth7cqn" w:id="45"/>
      <w:bookmarkEnd w:id="45"/>
      <w:sdt>
        <w:sdtPr>
          <w:id w:val="316663084"/>
          <w:tag w:val="goog_rdk_235"/>
        </w:sdtPr>
        <w:sdtContent>
          <w:ins w:author="Văn Trung" w:id="59" w:date="2026-07-12T16:23:00Z">
            <w:r w:rsidDel="00000000" w:rsidR="00000000" w:rsidRPr="00000000">
              <w:rPr>
                <w:rtl w:val="0"/>
              </w:rPr>
              <w:t xml:space="preserve">Đối tượng khách hàng</w:t>
            </w:r>
          </w:ins>
        </w:sdtContent>
      </w:sdt>
      <w:r w:rsidDel="00000000" w:rsidR="00000000" w:rsidRPr="00000000">
        <w:rPr>
          <w:rtl w:val="0"/>
        </w:rPr>
      </w:r>
    </w:p>
    <w:sdt>
      <w:sdtPr>
        <w:id w:val="1974906156"/>
        <w:tag w:val="goog_rdk_237"/>
      </w:sdtPr>
      <w:sdtContent>
        <w:p w:rsidR="00000000" w:rsidDel="00000000" w:rsidP="00000000" w:rsidRDefault="00000000" w:rsidRPr="00000000" w14:paraId="00000207">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60" w:date="2026-07-12T16:23: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đã đưa sản phẩm vào vận hành thực tế (giai đoạn hậu dự án/hợp đồng bảo trì).</w:t>
          </w:r>
          <w:sdt>
            <w:sdtPr>
              <w:id w:val="-6875137"/>
              <w:tag w:val="goog_rdk_236"/>
            </w:sdtPr>
            <w:sdtContent>
              <w:ins w:author="Văn Trung" w:id="60" w:date="2026-07-12T16:23:00Z">
                <w:r w:rsidDel="00000000" w:rsidR="00000000" w:rsidRPr="00000000">
                  <w:rPr>
                    <w:rtl w:val="0"/>
                  </w:rPr>
                </w:r>
              </w:ins>
            </w:sdtContent>
          </w:sdt>
        </w:p>
      </w:sdtContent>
    </w:sdt>
    <w:p w:rsidR="00000000" w:rsidDel="00000000" w:rsidP="00000000" w:rsidRDefault="00000000" w:rsidRPr="00000000" w14:paraId="00000208">
      <w:pPr>
        <w:pStyle w:val="Heading4"/>
        <w:numPr>
          <w:ilvl w:val="3"/>
          <w:numId w:val="1"/>
        </w:numPr>
        <w:ind w:left="1440" w:hanging="360"/>
        <w:rPr/>
      </w:pPr>
      <w:bookmarkStart w:colFirst="0" w:colLast="0" w:name="_heading=h.1v5jbw6dt6ui" w:id="46"/>
      <w:bookmarkEnd w:id="46"/>
      <w:sdt>
        <w:sdtPr>
          <w:id w:val="-1433151404"/>
          <w:tag w:val="goog_rdk_238"/>
        </w:sdtPr>
        <w:sdtContent>
          <w:ins w:author="Văn Trung" w:id="60" w:date="2026-07-12T16:23: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209">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Sự cố được khắc phục trong thời hạn SLA (SLA met).</w:t>
      </w:r>
      <w:r w:rsidDel="00000000" w:rsidR="00000000" w:rsidRPr="00000000">
        <w:rPr>
          <w:rtl w:val="0"/>
        </w:rPr>
      </w:r>
    </w:p>
    <w:p w:rsidR="00000000" w:rsidDel="00000000" w:rsidP="00000000" w:rsidRDefault="00000000" w:rsidRPr="00000000" w14:paraId="0000020A">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Vi phạm SLA do sự cố phức tạp (SLA breach) – có thể phát sinh phạt hợp đồng.</w:t>
      </w:r>
      <w:r w:rsidDel="00000000" w:rsidR="00000000" w:rsidRPr="00000000">
        <w:rPr>
          <w:rtl w:val="0"/>
        </w:rPr>
      </w:r>
    </w:p>
    <w:p w:rsidR="00000000" w:rsidDel="00000000" w:rsidP="00000000" w:rsidRDefault="00000000" w:rsidRPr="00000000" w14:paraId="0000020B">
      <w:pPr>
        <w:numPr>
          <w:ilvl w:val="0"/>
          <w:numId w:val="2"/>
        </w:numPr>
        <w:pBdr>
          <w:top w:space="0" w:sz="0" w:val="nil"/>
          <w:left w:space="0" w:sz="0" w:val="nil"/>
          <w:bottom w:space="0" w:sz="0" w:val="nil"/>
          <w:right w:space="0" w:sz="0" w:val="nil"/>
          <w:between w:space="0" w:sz="0" w:val="nil"/>
        </w:pBdr>
        <w:spacing w:after="0" w:lineRule="auto"/>
        <w:ind w:left="720" w:hanging="360"/>
        <w:rPr/>
      </w:pPr>
      <w:sdt>
        <w:sdtPr>
          <w:id w:val="953175932"/>
          <w:tag w:val="goog_rdk_239"/>
        </w:sdtPr>
        <w:sdtContent>
          <w:r w:rsidDel="00000000" w:rsidR="00000000" w:rsidRPr="00000000">
            <w:rPr>
              <w:rFonts w:ascii="Caudex" w:cs="Caudex" w:eastAsia="Caudex" w:hAnsi="Caudex"/>
              <w:color w:val="000000"/>
              <w:rtl w:val="0"/>
            </w:rPr>
            <w:t xml:space="preserve">Yêu cầu hỗ trợ chuyển thành một dự án nâng cấp/mở rộng mới (Change request → new project, quay lại quy trình Sales/Project Management).</w:t>
          </w:r>
        </w:sdtContent>
      </w:sdt>
      <w:r w:rsidDel="00000000" w:rsidR="00000000" w:rsidRPr="00000000">
        <w:rPr>
          <w:rtl w:val="0"/>
        </w:rPr>
      </w:r>
    </w:p>
    <w:sdt>
      <w:sdtPr>
        <w:id w:val="-1544795591"/>
        <w:tag w:val="goog_rdk_241"/>
      </w:sdtPr>
      <w:sdtContent>
        <w:p w:rsidR="00000000" w:rsidDel="00000000" w:rsidP="00000000" w:rsidRDefault="00000000" w:rsidRPr="00000000" w14:paraId="0000020C">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61" w:date="2026-07-12T16:23: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gia hạn hợp đồng bảo trì (Maintenance contract renewed).</w:t>
          </w:r>
          <w:sdt>
            <w:sdtPr>
              <w:id w:val="323059531"/>
              <w:tag w:val="goog_rdk_240"/>
            </w:sdtPr>
            <w:sdtContent>
              <w:ins w:author="Văn Trung" w:id="61" w:date="2026-07-12T16:23:00Z">
                <w:r w:rsidDel="00000000" w:rsidR="00000000" w:rsidRPr="00000000">
                  <w:rPr>
                    <w:rtl w:val="0"/>
                  </w:rPr>
                </w:r>
              </w:ins>
            </w:sdtContent>
          </w:sdt>
        </w:p>
      </w:sdtContent>
    </w:sdt>
    <w:sdt>
      <w:sdtPr>
        <w:id w:val="-144494061"/>
        <w:tag w:val="goog_rdk_243"/>
      </w:sdtPr>
      <w:sdtContent>
        <w:p w:rsidR="00000000" w:rsidDel="00000000" w:rsidP="00000000" w:rsidRDefault="00000000" w:rsidRPr="00000000" w14:paraId="0000020D">
          <w:pPr>
            <w:pStyle w:val="Heading3"/>
            <w:numPr>
              <w:ilvl w:val="2"/>
              <w:numId w:val="1"/>
            </w:numPr>
            <w:ind w:left="1080" w:hanging="360"/>
            <w:rPr>
              <w:ins w:author="Văn Trung" w:id="61" w:date="2026-07-12T16:23:00Z"/>
            </w:rPr>
          </w:pPr>
          <w:sdt>
            <w:sdtPr>
              <w:id w:val="1654073377"/>
              <w:tag w:val="goog_rdk_242"/>
            </w:sdtPr>
            <w:sdtContent>
              <w:ins w:author="Văn Trung" w:id="61" w:date="2026-07-12T16:23:00Z">
                <w:bookmarkStart w:colFirst="0" w:colLast="0" w:name="_heading=h.qxa7c75ieow9" w:id="47"/>
                <w:bookmarkEnd w:id="47"/>
                <w:r w:rsidDel="00000000" w:rsidR="00000000" w:rsidRPr="00000000">
                  <w:rPr>
                    <w:rtl w:val="0"/>
                  </w:rPr>
                  <w:t xml:space="preserve">QUY TRÌNH TUYỂN DỤNG NHÂN SỰ (HR RECRUITMENT PROCESS)</w:t>
                </w:r>
              </w:ins>
            </w:sdtContent>
          </w:sdt>
        </w:p>
      </w:sdtContent>
    </w:sdt>
    <w:p w:rsidR="00000000" w:rsidDel="00000000" w:rsidP="00000000" w:rsidRDefault="00000000" w:rsidRPr="00000000" w14:paraId="0000020E">
      <w:pPr>
        <w:pStyle w:val="Heading4"/>
        <w:numPr>
          <w:ilvl w:val="3"/>
          <w:numId w:val="1"/>
        </w:numPr>
        <w:ind w:left="1440" w:hanging="360"/>
        <w:rPr/>
      </w:pPr>
      <w:bookmarkStart w:colFirst="0" w:colLast="0" w:name="_heading=h.1767et7h92xo" w:id="48"/>
      <w:bookmarkEnd w:id="48"/>
      <w:sdt>
        <w:sdtPr>
          <w:id w:val="-445664855"/>
          <w:tag w:val="goog_rdk_244"/>
        </w:sdtPr>
        <w:sdtContent>
          <w:ins w:author="Văn Trung" w:id="61" w:date="2026-07-12T16:23:00Z"/>
          <w:sdt>
            <w:sdtPr>
              <w:id w:val="942882597"/>
              <w:tag w:val="goog_rdk_245"/>
            </w:sdtPr>
            <w:sdtContent>
              <w:commentRangeStart w:id="31"/>
            </w:sdtContent>
          </w:sdt>
          <w:ins w:author="Văn Trung" w:id="61" w:date="2026-07-12T16:23:00Z">
            <w:r w:rsidDel="00000000" w:rsidR="00000000" w:rsidRPr="00000000">
              <w:rPr>
                <w:rtl w:val="0"/>
              </w:rPr>
              <w:t xml:space="preserve">Actors / Các tác nhân</w:t>
            </w:r>
          </w:ins>
        </w:sdtContent>
      </w:sdt>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0F">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Requester (Leader/Manager/Sales).</w:t>
      </w:r>
      <w:r w:rsidDel="00000000" w:rsidR="00000000" w:rsidRPr="00000000">
        <w:rPr>
          <w:rtl w:val="0"/>
        </w:rPr>
      </w:r>
    </w:p>
    <w:p w:rsidR="00000000" w:rsidDel="00000000" w:rsidP="00000000" w:rsidRDefault="00000000" w:rsidRPr="00000000" w14:paraId="00000210">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TA Leader/TA member.</w:t>
      </w:r>
      <w:r w:rsidDel="00000000" w:rsidR="00000000" w:rsidRPr="00000000">
        <w:rPr>
          <w:rtl w:val="0"/>
        </w:rPr>
      </w:r>
    </w:p>
    <w:p w:rsidR="00000000" w:rsidDel="00000000" w:rsidP="00000000" w:rsidRDefault="00000000" w:rsidRPr="00000000" w14:paraId="0000021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HR Manager.</w:t>
      </w:r>
      <w:r w:rsidDel="00000000" w:rsidR="00000000" w:rsidRPr="00000000">
        <w:rPr>
          <w:rtl w:val="0"/>
        </w:rPr>
      </w:r>
    </w:p>
    <w:p w:rsidR="00000000" w:rsidDel="00000000" w:rsidP="00000000" w:rsidRDefault="00000000" w:rsidRPr="00000000" w14:paraId="0000021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BOD/COO.</w:t>
      </w:r>
      <w:r w:rsidDel="00000000" w:rsidR="00000000" w:rsidRPr="00000000">
        <w:rPr>
          <w:rtl w:val="0"/>
        </w:rPr>
      </w:r>
    </w:p>
    <w:sdt>
      <w:sdtPr>
        <w:id w:val="-1704246489"/>
        <w:tag w:val="goog_rdk_247"/>
      </w:sdtPr>
      <w:sdtContent>
        <w:p w:rsidR="00000000" w:rsidDel="00000000" w:rsidP="00000000" w:rsidRDefault="00000000" w:rsidRPr="00000000" w14:paraId="00000213">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62" w:date="2026-07-12T16:23: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Ứng viên (Candidate).</w:t>
          </w:r>
          <w:sdt>
            <w:sdtPr>
              <w:id w:val="1641027140"/>
              <w:tag w:val="goog_rdk_246"/>
            </w:sdtPr>
            <w:sdtContent>
              <w:ins w:author="Văn Trung" w:id="62" w:date="2026-07-12T16:23:00Z">
                <w:r w:rsidDel="00000000" w:rsidR="00000000" w:rsidRPr="00000000">
                  <w:rPr>
                    <w:rtl w:val="0"/>
                  </w:rPr>
                </w:r>
              </w:ins>
            </w:sdtContent>
          </w:sdt>
        </w:p>
      </w:sdtContent>
    </w:sdt>
    <w:p w:rsidR="00000000" w:rsidDel="00000000" w:rsidP="00000000" w:rsidRDefault="00000000" w:rsidRPr="00000000" w14:paraId="00000214">
      <w:pPr>
        <w:pStyle w:val="Heading4"/>
        <w:numPr>
          <w:ilvl w:val="3"/>
          <w:numId w:val="1"/>
        </w:numPr>
        <w:ind w:left="1440" w:hanging="360"/>
        <w:rPr/>
      </w:pPr>
      <w:bookmarkStart w:colFirst="0" w:colLast="0" w:name="_heading=h.yplqrt9wsed" w:id="49"/>
      <w:bookmarkEnd w:id="49"/>
      <w:sdt>
        <w:sdtPr>
          <w:id w:val="559483080"/>
          <w:tag w:val="goog_rdk_248"/>
        </w:sdtPr>
        <w:sdtContent>
          <w:ins w:author="Văn Trung" w:id="62" w:date="2026-07-12T16:23: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215">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216">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Opening Job Requisition: Requester điền Job Requisition Form, gửi TA Lead; BOD/COO phê duyệt nhu cầu tuyển dụng.</w:t>
      </w:r>
      <w:r w:rsidDel="00000000" w:rsidR="00000000" w:rsidRPr="00000000">
        <w:rPr>
          <w:rtl w:val="0"/>
        </w:rPr>
      </w:r>
    </w:p>
    <w:p w:rsidR="00000000" w:rsidDel="00000000" w:rsidP="00000000" w:rsidRDefault="00000000" w:rsidRPr="00000000" w14:paraId="00000217">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Recruitment Preparation: TA Leader/member xây dựng/cập nhật Job Description, đăng tuyển, tìm nguồn ứng viên tiềm năng.</w:t>
      </w:r>
      <w:r w:rsidDel="00000000" w:rsidR="00000000" w:rsidRPr="00000000">
        <w:rPr>
          <w:rtl w:val="0"/>
        </w:rPr>
      </w:r>
    </w:p>
    <w:p w:rsidR="00000000" w:rsidDel="00000000" w:rsidP="00000000" w:rsidRDefault="00000000" w:rsidRPr="00000000" w14:paraId="00000218">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Screening Applicants: sàng lọc CV theo tiêu chí, phỏng vấn sơ bộ qua điện thoại, thu hẹp danh sách ứng viên.</w:t>
      </w:r>
      <w:r w:rsidDel="00000000" w:rsidR="00000000" w:rsidRPr="00000000">
        <w:rPr>
          <w:rtl w:val="0"/>
        </w:rPr>
      </w:r>
    </w:p>
    <w:p w:rsidR="00000000" w:rsidDel="00000000" w:rsidP="00000000" w:rsidRDefault="00000000" w:rsidRPr="00000000" w14:paraId="00000219">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Evaluating Candidates: phỏng vấn chính thức (HR &amp; kỹ thuật), đánh giá theo Interview Report.</w:t>
      </w:r>
      <w:r w:rsidDel="00000000" w:rsidR="00000000" w:rsidRPr="00000000">
        <w:rPr>
          <w:rtl w:val="0"/>
        </w:rPr>
      </w:r>
    </w:p>
    <w:p w:rsidR="00000000" w:rsidDel="00000000" w:rsidP="00000000" w:rsidRDefault="00000000" w:rsidRPr="00000000" w14:paraId="0000021A">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Making an Offer Letter: chuẩn bị và gửi thư mời làm việc cho ứng viên trúng tuyển.</w:t>
      </w:r>
      <w:r w:rsidDel="00000000" w:rsidR="00000000" w:rsidRPr="00000000">
        <w:rPr>
          <w:rtl w:val="0"/>
        </w:rPr>
      </w:r>
    </w:p>
    <w:p w:rsidR="00000000" w:rsidDel="00000000" w:rsidP="00000000" w:rsidRDefault="00000000" w:rsidRPr="00000000" w14:paraId="0000021B">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Pre-On-Board: chuẩn bị hồ sơ, hợp đồng lao động, NDA, chỗ ngồi... trước ngày ứng viên nhận việc.</w:t>
      </w:r>
      <w:r w:rsidDel="00000000" w:rsidR="00000000" w:rsidRPr="00000000">
        <w:rPr>
          <w:rtl w:val="0"/>
        </w:rPr>
      </w:r>
    </w:p>
    <w:p w:rsidR="00000000" w:rsidDel="00000000" w:rsidP="00000000" w:rsidRDefault="00000000" w:rsidRPr="00000000" w14:paraId="0000021C">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Cung cấp nguồn nhân lực IT chất lượng, đúng thời điểm cho các phòng ban/dự án, gián tiếp đảm bảo công ty luôn đủ năng lực đáp ứng các hợp đồng đã ký với khách hàng.</w:t>
      </w:r>
    </w:p>
    <w:sdt>
      <w:sdtPr>
        <w:id w:val="718183818"/>
        <w:tag w:val="goog_rdk_252"/>
      </w:sdtPr>
      <w:sdtContent>
        <w:p w:rsidR="00000000" w:rsidDel="00000000" w:rsidP="00000000" w:rsidRDefault="00000000" w:rsidRPr="00000000" w14:paraId="0000021D">
          <w:pPr>
            <w:ind w:left="624" w:firstLine="0"/>
            <w:rPr>
              <w:ins w:author="Văn Trung" w:id="63" w:date="2026-07-12T16:23:00Z"/>
            </w:rPr>
          </w:pPr>
          <w:r w:rsidDel="00000000" w:rsidR="00000000" w:rsidRPr="00000000">
            <w:rPr>
              <w:b w:val="1"/>
              <w:bCs w:val="1"/>
              <w:rtl w:val="0"/>
            </w:rPr>
            <w:t xml:space="preserve">Nhiệm vụ chính (Key tasks):</w:t>
          </w:r>
          <w:r w:rsidDel="00000000" w:rsidR="00000000" w:rsidRPr="00000000">
            <w:rPr>
              <w:rtl w:val="0"/>
            </w:rPr>
            <w:t xml:space="preserve"> Mở yêu cầu tuyển dụng; chuẩn bị JD </w:t>
          </w:r>
          <w:sdt>
            <w:sdtPr>
              <w:id w:val="1798878277"/>
              <w:tag w:val="goog_rdk_249"/>
            </w:sdtPr>
            <w:sdtContent>
              <w:commentRangeStart w:id="32"/>
            </w:sdtContent>
          </w:sdt>
          <w:r w:rsidDel="00000000" w:rsidR="00000000" w:rsidRPr="00000000">
            <w:rPr>
              <w:rtl w:val="0"/>
            </w:rPr>
            <w:t xml:space="preserve">&amp;</w:t>
          </w:r>
          <w:commentRangeEnd w:id="32"/>
          <w:r w:rsidDel="00000000" w:rsidR="00000000" w:rsidRPr="00000000">
            <w:commentReference w:id="32"/>
          </w:r>
          <w:r w:rsidDel="00000000" w:rsidR="00000000" w:rsidRPr="00000000">
            <w:rPr>
              <w:rtl w:val="0"/>
            </w:rPr>
            <w:t xml:space="preserve"> đăng tuyển; sàng lọc CV </w:t>
          </w:r>
          <w:sdt>
            <w:sdtPr>
              <w:id w:val="1949989703"/>
              <w:tag w:val="goog_rdk_250"/>
            </w:sdtPr>
            <w:sdtContent>
              <w:commentRangeStart w:id="33"/>
            </w:sdtContent>
          </w:sdt>
          <w:r w:rsidDel="00000000" w:rsidR="00000000" w:rsidRPr="00000000">
            <w:rPr>
              <w:rtl w:val="0"/>
            </w:rPr>
            <w:t xml:space="preserve">&amp;</w:t>
          </w:r>
          <w:commentRangeEnd w:id="33"/>
          <w:r w:rsidDel="00000000" w:rsidR="00000000" w:rsidRPr="00000000">
            <w:commentReference w:id="33"/>
          </w:r>
          <w:r w:rsidDel="00000000" w:rsidR="00000000" w:rsidRPr="00000000">
            <w:rPr>
              <w:rtl w:val="0"/>
            </w:rPr>
            <w:t xml:space="preserve"> phỏng vấn sơ bộ; phỏng vấn đánh giá; gửi offer; chuẩn bị onboarding.</w:t>
          </w:r>
          <w:sdt>
            <w:sdtPr>
              <w:id w:val="1923183603"/>
              <w:tag w:val="goog_rdk_251"/>
            </w:sdtPr>
            <w:sdtContent>
              <w:ins w:author="Văn Trung" w:id="63" w:date="2026-07-12T16:23:00Z">
                <w:r w:rsidDel="00000000" w:rsidR="00000000" w:rsidRPr="00000000">
                  <w:rPr>
                    <w:rtl w:val="0"/>
                  </w:rPr>
                </w:r>
              </w:ins>
            </w:sdtContent>
          </w:sdt>
        </w:p>
      </w:sdtContent>
    </w:sdt>
    <w:p w:rsidR="00000000" w:rsidDel="00000000" w:rsidP="00000000" w:rsidRDefault="00000000" w:rsidRPr="00000000" w14:paraId="0000021E">
      <w:pPr>
        <w:pStyle w:val="Heading4"/>
        <w:numPr>
          <w:ilvl w:val="3"/>
          <w:numId w:val="1"/>
        </w:numPr>
        <w:ind w:left="1440" w:hanging="360"/>
        <w:rPr/>
      </w:pPr>
      <w:bookmarkStart w:colFirst="0" w:colLast="0" w:name="_heading=h.6j5w70taommi" w:id="50"/>
      <w:bookmarkEnd w:id="50"/>
      <w:sdt>
        <w:sdtPr>
          <w:id w:val="-912030605"/>
          <w:tag w:val="goog_rdk_253"/>
        </w:sdtPr>
        <w:sdtContent>
          <w:ins w:author="Văn Trung" w:id="63" w:date="2026-07-12T16:23:00Z">
            <w:r w:rsidDel="00000000" w:rsidR="00000000" w:rsidRPr="00000000">
              <w:rPr>
                <w:rtl w:val="0"/>
              </w:rPr>
              <w:t xml:space="preserve">Đối tượng khách hàng</w:t>
            </w:r>
          </w:ins>
        </w:sdtContent>
      </w:sdt>
      <w:r w:rsidDel="00000000" w:rsidR="00000000" w:rsidRPr="00000000">
        <w:rPr>
          <w:rtl w:val="0"/>
        </w:rPr>
      </w:r>
    </w:p>
    <w:sdt>
      <w:sdtPr>
        <w:id w:val="-1560162619"/>
        <w:tag w:val="goog_rdk_255"/>
      </w:sdtPr>
      <w:sdtContent>
        <w:p w:rsidR="00000000" w:rsidDel="00000000" w:rsidP="00000000" w:rsidRDefault="00000000" w:rsidRPr="00000000" w14:paraId="0000021F">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64" w:date="2026-07-12T16:23: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nội bộ: Requester (Leader/Manager/PM/Sales) cần bổ sung nhân sự cho dự án/phòng ban.</w:t>
          </w:r>
          <w:sdt>
            <w:sdtPr>
              <w:id w:val="-1755952460"/>
              <w:tag w:val="goog_rdk_254"/>
            </w:sdtPr>
            <w:sdtContent>
              <w:ins w:author="Văn Trung" w:id="64" w:date="2026-07-12T16:23:00Z">
                <w:r w:rsidDel="00000000" w:rsidR="00000000" w:rsidRPr="00000000">
                  <w:rPr>
                    <w:rtl w:val="0"/>
                  </w:rPr>
                </w:r>
              </w:ins>
            </w:sdtContent>
          </w:sdt>
        </w:p>
      </w:sdtContent>
    </w:sdt>
    <w:p w:rsidR="00000000" w:rsidDel="00000000" w:rsidP="00000000" w:rsidRDefault="00000000" w:rsidRPr="00000000" w14:paraId="00000220">
      <w:pPr>
        <w:pStyle w:val="Heading4"/>
        <w:numPr>
          <w:ilvl w:val="3"/>
          <w:numId w:val="1"/>
        </w:numPr>
        <w:ind w:left="1440" w:hanging="360"/>
        <w:rPr/>
      </w:pPr>
      <w:bookmarkStart w:colFirst="0" w:colLast="0" w:name="_heading=h.c21tzvjrvh89" w:id="51"/>
      <w:bookmarkEnd w:id="51"/>
      <w:sdt>
        <w:sdtPr>
          <w:id w:val="-1061259402"/>
          <w:tag w:val="goog_rdk_256"/>
        </w:sdtPr>
        <w:sdtContent>
          <w:ins w:author="Văn Trung" w:id="64" w:date="2026-07-12T16:23: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22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Tuyển được ứng viên phù hợp, ứng viên chấp nhận offer (Offer accepted).</w:t>
      </w:r>
      <w:r w:rsidDel="00000000" w:rsidR="00000000" w:rsidRPr="00000000">
        <w:rPr>
          <w:rtl w:val="0"/>
        </w:rPr>
      </w:r>
    </w:p>
    <w:p w:rsidR="00000000" w:rsidDel="00000000" w:rsidP="00000000" w:rsidRDefault="00000000" w:rsidRPr="00000000" w14:paraId="0000022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Ứng viên từ chối offer (Offer declined) – phải quay lại bước tìm ứng viên khác.</w:t>
      </w:r>
      <w:r w:rsidDel="00000000" w:rsidR="00000000" w:rsidRPr="00000000">
        <w:rPr>
          <w:rtl w:val="0"/>
        </w:rPr>
      </w:r>
    </w:p>
    <w:p w:rsidR="00000000" w:rsidDel="00000000" w:rsidP="00000000" w:rsidRDefault="00000000" w:rsidRPr="00000000" w14:paraId="00000223">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Vị trí tuyển dụng bị hủy do nhu cầu thay đổi (Requisition cancelled).</w:t>
      </w:r>
      <w:r w:rsidDel="00000000" w:rsidR="00000000" w:rsidRPr="00000000">
        <w:rPr>
          <w:rtl w:val="0"/>
        </w:rPr>
      </w:r>
    </w:p>
    <w:sdt>
      <w:sdtPr>
        <w:id w:val="-694052553"/>
        <w:tag w:val="goog_rdk_258"/>
      </w:sdtPr>
      <w:sdtContent>
        <w:p w:rsidR="00000000" w:rsidDel="00000000" w:rsidP="00000000" w:rsidRDefault="00000000" w:rsidRPr="00000000" w14:paraId="00000224">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65" w:date="2026-07-12T16:23: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Không tìm được ứng viên phù hợp trong thời gian dự kiến, kéo dài thời gian tuyển dụng (Recruitment delayed).</w:t>
          </w:r>
          <w:sdt>
            <w:sdtPr>
              <w:id w:val="1436779744"/>
              <w:tag w:val="goog_rdk_257"/>
            </w:sdtPr>
            <w:sdtContent>
              <w:ins w:author="Văn Trung" w:id="65" w:date="2026-07-12T16:23:00Z">
                <w:r w:rsidDel="00000000" w:rsidR="00000000" w:rsidRPr="00000000">
                  <w:rPr>
                    <w:rtl w:val="0"/>
                  </w:rPr>
                </w:r>
              </w:ins>
            </w:sdtContent>
          </w:sdt>
        </w:p>
      </w:sdtContent>
    </w:sdt>
    <w:sdt>
      <w:sdtPr>
        <w:id w:val="502907874"/>
        <w:tag w:val="goog_rdk_260"/>
      </w:sdtPr>
      <w:sdtContent>
        <w:p w:rsidR="00000000" w:rsidDel="00000000" w:rsidP="00000000" w:rsidRDefault="00000000" w:rsidRPr="00000000" w14:paraId="00000225">
          <w:pPr>
            <w:pStyle w:val="Heading3"/>
            <w:numPr>
              <w:ilvl w:val="2"/>
              <w:numId w:val="1"/>
            </w:numPr>
            <w:ind w:left="1080" w:hanging="360"/>
            <w:rPr>
              <w:ins w:author="Văn Trung" w:id="65" w:date="2026-07-12T16:23:00Z"/>
            </w:rPr>
          </w:pPr>
          <w:sdt>
            <w:sdtPr>
              <w:id w:val="-1325661062"/>
              <w:tag w:val="goog_rdk_259"/>
            </w:sdtPr>
            <w:sdtContent>
              <w:ins w:author="Văn Trung" w:id="65" w:date="2026-07-12T16:23:00Z">
                <w:bookmarkStart w:colFirst="0" w:colLast="0" w:name="_heading=h.4ki0qojbzlcs" w:id="52"/>
                <w:bookmarkEnd w:id="52"/>
                <w:r w:rsidDel="00000000" w:rsidR="00000000" w:rsidRPr="00000000">
                  <w:rPr>
                    <w:rtl w:val="0"/>
                  </w:rPr>
                  <w:t xml:space="preserve">QUY TRÌNH QUẢN LÝ &amp; KIỂM SOÁT TÀI SẢN (ASSETS CONTROL MANAGEMENT)</w:t>
                </w:r>
              </w:ins>
            </w:sdtContent>
          </w:sdt>
        </w:p>
      </w:sdtContent>
    </w:sdt>
    <w:p w:rsidR="00000000" w:rsidDel="00000000" w:rsidP="00000000" w:rsidRDefault="00000000" w:rsidRPr="00000000" w14:paraId="00000226">
      <w:pPr>
        <w:pStyle w:val="Heading4"/>
        <w:numPr>
          <w:ilvl w:val="3"/>
          <w:numId w:val="1"/>
        </w:numPr>
        <w:ind w:left="1440" w:hanging="360"/>
        <w:rPr/>
      </w:pPr>
      <w:bookmarkStart w:colFirst="0" w:colLast="0" w:name="_heading=h.p7is85uvie9p" w:id="53"/>
      <w:bookmarkEnd w:id="53"/>
      <w:sdt>
        <w:sdtPr>
          <w:id w:val="1258241134"/>
          <w:tag w:val="goog_rdk_261"/>
        </w:sdtPr>
        <w:sdtContent>
          <w:ins w:author="Văn Trung" w:id="65" w:date="2026-07-12T16:23:00Z"/>
          <w:sdt>
            <w:sdtPr>
              <w:id w:val="-1209178633"/>
              <w:tag w:val="goog_rdk_262"/>
            </w:sdtPr>
            <w:sdtContent>
              <w:commentRangeStart w:id="34"/>
            </w:sdtContent>
          </w:sdt>
          <w:ins w:author="Văn Trung" w:id="65" w:date="2026-07-12T16:23:00Z">
            <w:r w:rsidDel="00000000" w:rsidR="00000000" w:rsidRPr="00000000">
              <w:rPr>
                <w:rtl w:val="0"/>
              </w:rPr>
              <w:t xml:space="preserve">Actors / Các tác nhân</w:t>
            </w:r>
          </w:ins>
        </w:sdtContent>
      </w:sdt>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2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IT/Admin (ICS Department).</w:t>
      </w:r>
      <w:r w:rsidDel="00000000" w:rsidR="00000000" w:rsidRPr="00000000">
        <w:rPr>
          <w:rtl w:val="0"/>
        </w:rPr>
      </w:r>
    </w:p>
    <w:p w:rsidR="00000000" w:rsidDel="00000000" w:rsidP="00000000" w:rsidRDefault="00000000" w:rsidRPr="00000000" w14:paraId="0000022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HR &amp; Admin Department.</w:t>
      </w:r>
      <w:r w:rsidDel="00000000" w:rsidR="00000000" w:rsidRPr="00000000">
        <w:rPr>
          <w:rtl w:val="0"/>
        </w:rPr>
      </w:r>
    </w:p>
    <w:p w:rsidR="00000000" w:rsidDel="00000000" w:rsidP="00000000" w:rsidRDefault="00000000" w:rsidRPr="00000000" w14:paraId="00000229">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Nhân viên sử dụng tài sản.</w:t>
      </w:r>
      <w:r w:rsidDel="00000000" w:rsidR="00000000" w:rsidRPr="00000000">
        <w:rPr>
          <w:rtl w:val="0"/>
        </w:rPr>
      </w:r>
    </w:p>
    <w:sdt>
      <w:sdtPr>
        <w:id w:val="551113436"/>
        <w:tag w:val="goog_rdk_264"/>
      </w:sdtPr>
      <w:sdtContent>
        <w:p w:rsidR="00000000" w:rsidDel="00000000" w:rsidP="00000000" w:rsidRDefault="00000000" w:rsidRPr="00000000" w14:paraId="0000022A">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66" w:date="2026-07-12T16:24: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 Department (thanh lý).</w:t>
          </w:r>
          <w:sdt>
            <w:sdtPr>
              <w:id w:val="-1910890903"/>
              <w:tag w:val="goog_rdk_263"/>
            </w:sdtPr>
            <w:sdtContent>
              <w:ins w:author="Văn Trung" w:id="66" w:date="2026-07-12T16:24:00Z">
                <w:r w:rsidDel="00000000" w:rsidR="00000000" w:rsidRPr="00000000">
                  <w:rPr>
                    <w:rtl w:val="0"/>
                  </w:rPr>
                </w:r>
              </w:ins>
            </w:sdtContent>
          </w:sdt>
        </w:p>
      </w:sdtContent>
    </w:sdt>
    <w:p w:rsidR="00000000" w:rsidDel="00000000" w:rsidP="00000000" w:rsidRDefault="00000000" w:rsidRPr="00000000" w14:paraId="0000022B">
      <w:pPr>
        <w:pStyle w:val="Heading4"/>
        <w:numPr>
          <w:ilvl w:val="3"/>
          <w:numId w:val="1"/>
        </w:numPr>
        <w:ind w:left="1440" w:hanging="360"/>
        <w:rPr/>
      </w:pPr>
      <w:bookmarkStart w:colFirst="0" w:colLast="0" w:name="_heading=h.vfchkfv1v918" w:id="54"/>
      <w:bookmarkEnd w:id="54"/>
      <w:sdt>
        <w:sdtPr>
          <w:id w:val="335285780"/>
          <w:tag w:val="goog_rdk_265"/>
        </w:sdtPr>
        <w:sdtContent>
          <w:ins w:author="Văn Trung" w:id="66" w:date="2026-07-12T16:24: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22C">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22D">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Nhận thiết bị mới (Receiving Equipment) từ quy trình Purchasing, kiểm tra tình trạng.</w:t>
      </w:r>
      <w:r w:rsidDel="00000000" w:rsidR="00000000" w:rsidRPr="00000000">
        <w:rPr>
          <w:rtl w:val="0"/>
        </w:rPr>
      </w:r>
    </w:p>
    <w:p w:rsidR="00000000" w:rsidDel="00000000" w:rsidP="00000000" w:rsidRDefault="00000000" w:rsidRPr="00000000" w14:paraId="0000022E">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Chuẩn bị kiểm kê (Preparation for Inventory) và cập nhật Equipment Control Register.</w:t>
      </w:r>
      <w:r w:rsidDel="00000000" w:rsidR="00000000" w:rsidRPr="00000000">
        <w:rPr>
          <w:rtl w:val="0"/>
        </w:rPr>
      </w:r>
    </w:p>
    <w:p w:rsidR="00000000" w:rsidDel="00000000" w:rsidP="00000000" w:rsidRDefault="00000000" w:rsidRPr="00000000" w14:paraId="0000022F">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Bàn giao thiết bị </w:t>
      </w:r>
      <w:sdt>
        <w:sdtPr>
          <w:id w:val="1116608403"/>
          <w:tag w:val="goog_rdk_266"/>
        </w:sdtPr>
        <w:sdtContent>
          <w:commentRangeStart w:id="35"/>
        </w:sdtContent>
      </w:sdt>
      <w:r w:rsidDel="00000000" w:rsidR="00000000" w:rsidRPr="00000000">
        <w:rPr>
          <w:rFonts w:ascii="Times New Roman" w:cs="Times New Roman" w:eastAsia="Times New Roman" w:hAnsi="Times New Roman"/>
          <w:color w:val="000000"/>
          <w:rtl w:val="0"/>
        </w:rPr>
        <w:t xml:space="preserve">&amp;</w:t>
      </w:r>
      <w:commentRangeEnd w:id="35"/>
      <w:r w:rsidDel="00000000" w:rsidR="00000000" w:rsidRPr="00000000">
        <w:commentReference w:id="35"/>
      </w:r>
      <w:r w:rsidDel="00000000" w:rsidR="00000000" w:rsidRPr="00000000">
        <w:rPr>
          <w:rFonts w:ascii="Times New Roman" w:cs="Times New Roman" w:eastAsia="Times New Roman" w:hAnsi="Times New Roman"/>
          <w:color w:val="000000"/>
          <w:rtl w:val="0"/>
        </w:rPr>
        <w:t xml:space="preserve"> ký nhận (Delivery and Sign-off) cho nhân viên.</w:t>
      </w:r>
      <w:r w:rsidDel="00000000" w:rsidR="00000000" w:rsidRPr="00000000">
        <w:rPr>
          <w:rtl w:val="0"/>
        </w:rPr>
      </w:r>
    </w:p>
    <w:p w:rsidR="00000000" w:rsidDel="00000000" w:rsidP="00000000" w:rsidRDefault="00000000" w:rsidRPr="00000000" w14:paraId="00000230">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Bảo trì thiết bị định kỳ (Maintenance of Equipment) theo kế hoạch.</w:t>
      </w:r>
      <w:r w:rsidDel="00000000" w:rsidR="00000000" w:rsidRPr="00000000">
        <w:rPr>
          <w:rtl w:val="0"/>
        </w:rPr>
      </w:r>
    </w:p>
    <w:p w:rsidR="00000000" w:rsidDel="00000000" w:rsidP="00000000" w:rsidRDefault="00000000" w:rsidRPr="00000000" w14:paraId="00000231">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Sửa chữa/bảo hành khi thiết bị hỏng (Fixing Equipment/Warranty Services).</w:t>
      </w:r>
      <w:r w:rsidDel="00000000" w:rsidR="00000000" w:rsidRPr="00000000">
        <w:rPr>
          <w:rtl w:val="0"/>
        </w:rPr>
      </w:r>
    </w:p>
    <w:p w:rsidR="00000000" w:rsidDel="00000000" w:rsidP="00000000" w:rsidRDefault="00000000" w:rsidRPr="00000000" w14:paraId="00000232">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Kiểm soát tài sản ra/vào công ty (Property In/Out) khi nhân viên mang thiết bị đi công tác hoặc mượn dùng.</w:t>
      </w:r>
      <w:r w:rsidDel="00000000" w:rsidR="00000000" w:rsidRPr="00000000">
        <w:rPr>
          <w:rtl w:val="0"/>
        </w:rPr>
      </w:r>
    </w:p>
    <w:p w:rsidR="00000000" w:rsidDel="00000000" w:rsidP="00000000" w:rsidRDefault="00000000" w:rsidRPr="00000000" w14:paraId="00000233">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Thanh lý tài sản hết khấu hao/hỏng không sửa được (Equipment Disposal/Liquid Assets).</w:t>
      </w:r>
      <w:r w:rsidDel="00000000" w:rsidR="00000000" w:rsidRPr="00000000">
        <w:rPr>
          <w:rtl w:val="0"/>
        </w:rPr>
      </w:r>
    </w:p>
    <w:p w:rsidR="00000000" w:rsidDel="00000000" w:rsidP="00000000" w:rsidRDefault="00000000" w:rsidRPr="00000000" w14:paraId="00000234">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Lưu hồ sơ, biên bản kiểm kê/bàn giao/thanh lý (Records Control).</w:t>
      </w:r>
      <w:r w:rsidDel="00000000" w:rsidR="00000000" w:rsidRPr="00000000">
        <w:rPr>
          <w:rtl w:val="0"/>
        </w:rPr>
      </w:r>
    </w:p>
    <w:p w:rsidR="00000000" w:rsidDel="00000000" w:rsidP="00000000" w:rsidRDefault="00000000" w:rsidRPr="00000000" w14:paraId="00000235">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Đảm bảo toàn bộ nhân viên (bao gồm các kỹ sư đang trực tiếp làm dự án cho khách hàng) luôn có đầy đủ thiết bị làm việc hoạt động tốt, giảm thiểu gián đoạn công việc do sự cố thiết bị – gián tiếp bảo vệ tiến độ dự án khách hàng.</w:t>
      </w:r>
    </w:p>
    <w:sdt>
      <w:sdtPr>
        <w:id w:val="-213223065"/>
        <w:tag w:val="goog_rdk_270"/>
      </w:sdtPr>
      <w:sdtContent>
        <w:p w:rsidR="00000000" w:rsidDel="00000000" w:rsidP="00000000" w:rsidRDefault="00000000" w:rsidRPr="00000000" w14:paraId="00000236">
          <w:pPr>
            <w:ind w:left="624" w:firstLine="0"/>
            <w:rPr>
              <w:ins w:author="Văn Trung" w:id="67" w:date="2026-07-12T16:24:00Z"/>
            </w:rPr>
          </w:pPr>
          <w:r w:rsidDel="00000000" w:rsidR="00000000" w:rsidRPr="00000000">
            <w:rPr>
              <w:b w:val="1"/>
              <w:bCs w:val="1"/>
              <w:rtl w:val="0"/>
            </w:rPr>
            <w:t xml:space="preserve">Nhiệm vụ chính (Key tasks):</w:t>
          </w:r>
          <w:r w:rsidDel="00000000" w:rsidR="00000000" w:rsidRPr="00000000">
            <w:rPr>
              <w:rtl w:val="0"/>
            </w:rPr>
            <w:t xml:space="preserve"> Nhận </w:t>
          </w:r>
          <w:sdt>
            <w:sdtPr>
              <w:id w:val="-680752431"/>
              <w:tag w:val="goog_rdk_267"/>
            </w:sdtPr>
            <w:sdtContent>
              <w:commentRangeStart w:id="36"/>
            </w:sdtContent>
          </w:sdt>
          <w:r w:rsidDel="00000000" w:rsidR="00000000" w:rsidRPr="00000000">
            <w:rPr>
              <w:rtl w:val="0"/>
            </w:rPr>
            <w:t xml:space="preserve">&amp;</w:t>
          </w:r>
          <w:commentRangeEnd w:id="36"/>
          <w:r w:rsidDel="00000000" w:rsidR="00000000" w:rsidRPr="00000000">
            <w:commentReference w:id="36"/>
          </w:r>
          <w:r w:rsidDel="00000000" w:rsidR="00000000" w:rsidRPr="00000000">
            <w:rPr>
              <w:rtl w:val="0"/>
            </w:rPr>
            <w:t xml:space="preserve"> kiểm tra thiết bị mới; bàn giao </w:t>
          </w:r>
          <w:sdt>
            <w:sdtPr>
              <w:id w:val="1717176794"/>
              <w:tag w:val="goog_rdk_268"/>
            </w:sdtPr>
            <w:sdtContent>
              <w:commentRangeStart w:id="37"/>
            </w:sdtContent>
          </w:sdt>
          <w:r w:rsidDel="00000000" w:rsidR="00000000" w:rsidRPr="00000000">
            <w:rPr>
              <w:rtl w:val="0"/>
            </w:rPr>
            <w:t xml:space="preserve">&amp;</w:t>
          </w:r>
          <w:commentRangeEnd w:id="37"/>
          <w:r w:rsidDel="00000000" w:rsidR="00000000" w:rsidRPr="00000000">
            <w:commentReference w:id="37"/>
          </w:r>
          <w:r w:rsidDel="00000000" w:rsidR="00000000" w:rsidRPr="00000000">
            <w:rPr>
              <w:rtl w:val="0"/>
            </w:rPr>
            <w:t xml:space="preserve"> ký nhận; bảo trì định kỳ; sửa chữa/bảo hành; kiểm soát ra/vào; thanh lý tài sản.</w:t>
          </w:r>
          <w:sdt>
            <w:sdtPr>
              <w:id w:val="-1543985338"/>
              <w:tag w:val="goog_rdk_269"/>
            </w:sdtPr>
            <w:sdtContent>
              <w:ins w:author="Văn Trung" w:id="67" w:date="2026-07-12T16:24:00Z">
                <w:r w:rsidDel="00000000" w:rsidR="00000000" w:rsidRPr="00000000">
                  <w:rPr>
                    <w:rtl w:val="0"/>
                  </w:rPr>
                </w:r>
              </w:ins>
            </w:sdtContent>
          </w:sdt>
        </w:p>
      </w:sdtContent>
    </w:sdt>
    <w:p w:rsidR="00000000" w:rsidDel="00000000" w:rsidP="00000000" w:rsidRDefault="00000000" w:rsidRPr="00000000" w14:paraId="00000237">
      <w:pPr>
        <w:pStyle w:val="Heading4"/>
        <w:numPr>
          <w:ilvl w:val="3"/>
          <w:numId w:val="1"/>
        </w:numPr>
        <w:ind w:left="1440" w:hanging="360"/>
        <w:rPr/>
      </w:pPr>
      <w:bookmarkStart w:colFirst="0" w:colLast="0" w:name="_heading=h.g2vo1upb8612" w:id="55"/>
      <w:bookmarkEnd w:id="55"/>
      <w:sdt>
        <w:sdtPr>
          <w:id w:val="-2085475005"/>
          <w:tag w:val="goog_rdk_271"/>
        </w:sdtPr>
        <w:sdtContent>
          <w:ins w:author="Văn Trung" w:id="67" w:date="2026-07-12T16:24:00Z">
            <w:r w:rsidDel="00000000" w:rsidR="00000000" w:rsidRPr="00000000">
              <w:rPr>
                <w:rtl w:val="0"/>
              </w:rPr>
              <w:t xml:space="preserve">Đối tượng khách hàng</w:t>
            </w:r>
          </w:ins>
        </w:sdtContent>
      </w:sdt>
      <w:r w:rsidDel="00000000" w:rsidR="00000000" w:rsidRPr="00000000">
        <w:rPr>
          <w:rtl w:val="0"/>
        </w:rPr>
      </w:r>
    </w:p>
    <w:sdt>
      <w:sdtPr>
        <w:id w:val="2108726334"/>
        <w:tag w:val="goog_rdk_273"/>
      </w:sdtPr>
      <w:sdtContent>
        <w:p w:rsidR="00000000" w:rsidDel="00000000" w:rsidP="00000000" w:rsidRDefault="00000000" w:rsidRPr="00000000" w14:paraId="00000238">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68" w:date="2026-07-12T16:24: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nội bộ: toàn bộ nhân viên và các phòng ban có nhu cầu sử dụng trang thiết bị.</w:t>
          </w:r>
          <w:sdt>
            <w:sdtPr>
              <w:id w:val="1897619740"/>
              <w:tag w:val="goog_rdk_272"/>
            </w:sdtPr>
            <w:sdtContent>
              <w:ins w:author="Văn Trung" w:id="68" w:date="2026-07-12T16:24:00Z">
                <w:r w:rsidDel="00000000" w:rsidR="00000000" w:rsidRPr="00000000">
                  <w:rPr>
                    <w:rtl w:val="0"/>
                  </w:rPr>
                </w:r>
              </w:ins>
            </w:sdtContent>
          </w:sdt>
        </w:p>
      </w:sdtContent>
    </w:sdt>
    <w:p w:rsidR="00000000" w:rsidDel="00000000" w:rsidP="00000000" w:rsidRDefault="00000000" w:rsidRPr="00000000" w14:paraId="00000239">
      <w:pPr>
        <w:pStyle w:val="Heading4"/>
        <w:numPr>
          <w:ilvl w:val="3"/>
          <w:numId w:val="1"/>
        </w:numPr>
        <w:ind w:left="1440" w:hanging="360"/>
        <w:rPr/>
      </w:pPr>
      <w:bookmarkStart w:colFirst="0" w:colLast="0" w:name="_heading=h.t5lie279755w" w:id="56"/>
      <w:bookmarkEnd w:id="56"/>
      <w:sdt>
        <w:sdtPr>
          <w:id w:val="-1961164174"/>
          <w:tag w:val="goog_rdk_274"/>
        </w:sdtPr>
        <w:sdtContent>
          <w:ins w:author="Văn Trung" w:id="68" w:date="2026-07-12T16:24: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23A">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Thiết bị được bàn giao đầy đủ, hoạt động tốt (Equipment delivered &amp; operational).</w:t>
      </w:r>
      <w:r w:rsidDel="00000000" w:rsidR="00000000" w:rsidRPr="00000000">
        <w:rPr>
          <w:rtl w:val="0"/>
        </w:rPr>
      </w:r>
    </w:p>
    <w:p w:rsidR="00000000" w:rsidDel="00000000" w:rsidP="00000000" w:rsidRDefault="00000000" w:rsidRPr="00000000" w14:paraId="0000023B">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Thiết bị hỏng cần sửa chữa/bảo hành (Equipment under repair/warranty).</w:t>
      </w:r>
      <w:r w:rsidDel="00000000" w:rsidR="00000000" w:rsidRPr="00000000">
        <w:rPr>
          <w:rtl w:val="0"/>
        </w:rPr>
      </w:r>
    </w:p>
    <w:p w:rsidR="00000000" w:rsidDel="00000000" w:rsidP="00000000" w:rsidRDefault="00000000" w:rsidRPr="00000000" w14:paraId="0000023C">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Thiết bị được thanh lý theo đúng quy định (Equipment disposed).</w:t>
      </w:r>
      <w:r w:rsidDel="00000000" w:rsidR="00000000" w:rsidRPr="00000000">
        <w:rPr>
          <w:rtl w:val="0"/>
        </w:rPr>
      </w:r>
    </w:p>
    <w:sdt>
      <w:sdtPr>
        <w:id w:val="-1142679143"/>
        <w:tag w:val="goog_rdk_276"/>
      </w:sdtPr>
      <w:sdtContent>
        <w:p w:rsidR="00000000" w:rsidDel="00000000" w:rsidP="00000000" w:rsidRDefault="00000000" w:rsidRPr="00000000" w14:paraId="0000023D">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69" w:date="2026-07-12T16:25: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Phát hiện thất thoát tài sản cần xử lý, quy trách nhiệm (Asset loss – investigation required).</w:t>
          </w:r>
          <w:sdt>
            <w:sdtPr>
              <w:id w:val="-2108715436"/>
              <w:tag w:val="goog_rdk_275"/>
            </w:sdtPr>
            <w:sdtContent>
              <w:ins w:author="Văn Trung" w:id="69" w:date="2026-07-12T16:25:00Z">
                <w:r w:rsidDel="00000000" w:rsidR="00000000" w:rsidRPr="00000000">
                  <w:rPr>
                    <w:rtl w:val="0"/>
                  </w:rPr>
                </w:r>
              </w:ins>
            </w:sdtContent>
          </w:sdt>
        </w:p>
      </w:sdtContent>
    </w:sdt>
    <w:sdt>
      <w:sdtPr>
        <w:id w:val="-2021882433"/>
        <w:tag w:val="goog_rdk_278"/>
      </w:sdtPr>
      <w:sdtContent>
        <w:p w:rsidR="00000000" w:rsidDel="00000000" w:rsidP="00000000" w:rsidRDefault="00000000" w:rsidRPr="00000000" w14:paraId="0000023E">
          <w:pPr>
            <w:pStyle w:val="Heading3"/>
            <w:numPr>
              <w:ilvl w:val="2"/>
              <w:numId w:val="1"/>
            </w:numPr>
            <w:ind w:left="1080" w:hanging="360"/>
            <w:rPr>
              <w:ins w:author="Văn Trung" w:id="69" w:date="2026-07-12T16:25:00Z"/>
            </w:rPr>
          </w:pPr>
          <w:sdt>
            <w:sdtPr>
              <w:id w:val="-1001852554"/>
              <w:tag w:val="goog_rdk_277"/>
            </w:sdtPr>
            <w:sdtContent>
              <w:ins w:author="Văn Trung" w:id="69" w:date="2026-07-12T16:25:00Z">
                <w:bookmarkStart w:colFirst="0" w:colLast="0" w:name="_heading=h.8dt17o9fvrm9" w:id="57"/>
                <w:bookmarkEnd w:id="57"/>
                <w:r w:rsidDel="00000000" w:rsidR="00000000" w:rsidRPr="00000000">
                  <w:rPr>
                    <w:rtl w:val="0"/>
                  </w:rPr>
                  <w:t xml:space="preserve">QUY TRÌNH QUẢN LÝ CÀI ĐẶT PHẦN MỀM (SOFTWARE INSTALLATION MANAGEMENT PROCESS)</w:t>
                </w:r>
              </w:ins>
            </w:sdtContent>
          </w:sdt>
        </w:p>
      </w:sdtContent>
    </w:sdt>
    <w:p w:rsidR="00000000" w:rsidDel="00000000" w:rsidP="00000000" w:rsidRDefault="00000000" w:rsidRPr="00000000" w14:paraId="0000023F">
      <w:pPr>
        <w:pStyle w:val="Heading4"/>
        <w:numPr>
          <w:ilvl w:val="3"/>
          <w:numId w:val="1"/>
        </w:numPr>
        <w:ind w:left="1440" w:hanging="360"/>
        <w:rPr/>
      </w:pPr>
      <w:bookmarkStart w:colFirst="0" w:colLast="0" w:name="_heading=h.e5akd9qz4lj3" w:id="58"/>
      <w:bookmarkEnd w:id="58"/>
      <w:sdt>
        <w:sdtPr>
          <w:id w:val="1411661653"/>
          <w:tag w:val="goog_rdk_279"/>
        </w:sdtPr>
        <w:sdtContent>
          <w:ins w:author="Văn Trung" w:id="69" w:date="2026-07-12T16:25:00Z"/>
          <w:sdt>
            <w:sdtPr>
              <w:id w:val="43581665"/>
              <w:tag w:val="goog_rdk_280"/>
            </w:sdtPr>
            <w:sdtContent>
              <w:commentRangeStart w:id="38"/>
            </w:sdtContent>
          </w:sdt>
          <w:ins w:author="Văn Trung" w:id="69" w:date="2026-07-12T16:25:00Z">
            <w:r w:rsidDel="00000000" w:rsidR="00000000" w:rsidRPr="00000000">
              <w:rPr>
                <w:rtl w:val="0"/>
              </w:rPr>
              <w:t xml:space="preserve">Actors / Các tác nhân</w:t>
            </w:r>
          </w:ins>
        </w:sdtContent>
      </w:sdt>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240">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IT Members.</w:t>
      </w:r>
      <w:r w:rsidDel="00000000" w:rsidR="00000000" w:rsidRPr="00000000">
        <w:rPr>
          <w:rtl w:val="0"/>
        </w:rPr>
      </w:r>
    </w:p>
    <w:p w:rsidR="00000000" w:rsidDel="00000000" w:rsidP="00000000" w:rsidRDefault="00000000" w:rsidRPr="00000000" w14:paraId="0000024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Head of Department/Project Manager (Requester).</w:t>
      </w:r>
    </w:p>
    <w:p w:rsidR="00000000" w:rsidDel="00000000" w:rsidP="00000000" w:rsidRDefault="00000000" w:rsidRPr="00000000" w14:paraId="00000242">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u w:val="none"/>
        </w:rPr>
      </w:pPr>
      <w:r w:rsidDel="00000000" w:rsidR="00000000" w:rsidRPr="00000000">
        <w:rPr>
          <w:rtl w:val="0"/>
        </w:rPr>
      </w:r>
    </w:p>
    <w:sdt>
      <w:sdtPr>
        <w:id w:val="961554860"/>
        <w:tag w:val="goog_rdk_282"/>
      </w:sdtPr>
      <w:sdtContent>
        <w:p w:rsidR="00000000" w:rsidDel="00000000" w:rsidP="00000000" w:rsidRDefault="00000000" w:rsidRPr="00000000" w14:paraId="00000243">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70" w:date="2026-07-12T16:25: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HR.</w:t>
          </w:r>
          <w:sdt>
            <w:sdtPr>
              <w:id w:val="-1610731989"/>
              <w:tag w:val="goog_rdk_281"/>
            </w:sdtPr>
            <w:sdtContent>
              <w:ins w:author="Văn Trung" w:id="70" w:date="2026-07-12T16:25:00Z">
                <w:r w:rsidDel="00000000" w:rsidR="00000000" w:rsidRPr="00000000">
                  <w:rPr>
                    <w:rtl w:val="0"/>
                  </w:rPr>
                </w:r>
              </w:ins>
            </w:sdtContent>
          </w:sdt>
        </w:p>
      </w:sdtContent>
    </w:sdt>
    <w:p w:rsidR="00000000" w:rsidDel="00000000" w:rsidP="00000000" w:rsidRDefault="00000000" w:rsidRPr="00000000" w14:paraId="00000244">
      <w:pPr>
        <w:pStyle w:val="Heading4"/>
        <w:numPr>
          <w:ilvl w:val="3"/>
          <w:numId w:val="1"/>
        </w:numPr>
        <w:ind w:left="1440" w:hanging="360"/>
        <w:rPr/>
      </w:pPr>
      <w:bookmarkStart w:colFirst="0" w:colLast="0" w:name="_heading=h.2c9cpxi23jzb" w:id="59"/>
      <w:bookmarkEnd w:id="59"/>
      <w:sdt>
        <w:sdtPr>
          <w:id w:val="881008626"/>
          <w:tag w:val="goog_rdk_283"/>
        </w:sdtPr>
        <w:sdtContent>
          <w:ins w:author="Văn Trung" w:id="70" w:date="2026-07-12T16:25: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245">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246">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Đăng ký phần mềm cần cài đặt (Register the Software Application) qua ticket gửi IT.</w:t>
      </w:r>
      <w:r w:rsidDel="00000000" w:rsidR="00000000" w:rsidRPr="00000000">
        <w:rPr>
          <w:rtl w:val="0"/>
        </w:rPr>
      </w:r>
    </w:p>
    <w:p w:rsidR="00000000" w:rsidDel="00000000" w:rsidP="00000000" w:rsidRDefault="00000000" w:rsidRPr="00000000" w14:paraId="00000247">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IT kiểm tra </w:t>
      </w:r>
      <w:sdt>
        <w:sdtPr>
          <w:id w:val="694021757"/>
          <w:tag w:val="goog_rdk_284"/>
        </w:sdtPr>
        <w:sdtContent>
          <w:commentRangeStart w:id="39"/>
        </w:sdtContent>
      </w:sdt>
      <w:r w:rsidDel="00000000" w:rsidR="00000000" w:rsidRPr="00000000">
        <w:rPr>
          <w:rFonts w:ascii="Times New Roman" w:cs="Times New Roman" w:eastAsia="Times New Roman" w:hAnsi="Times New Roman"/>
          <w:color w:val="000000"/>
          <w:rtl w:val="0"/>
        </w:rPr>
        <w:t xml:space="preserve">&amp; </w:t>
      </w:r>
      <w:commentRangeEnd w:id="39"/>
      <w:r w:rsidDel="00000000" w:rsidR="00000000" w:rsidRPr="00000000">
        <w:commentReference w:id="39"/>
      </w:r>
      <w:r w:rsidDel="00000000" w:rsidR="00000000" w:rsidRPr="00000000">
        <w:rPr>
          <w:rFonts w:ascii="Times New Roman" w:cs="Times New Roman" w:eastAsia="Times New Roman" w:hAnsi="Times New Roman"/>
          <w:color w:val="000000"/>
          <w:rtl w:val="0"/>
        </w:rPr>
        <w:t xml:space="preserve">phê duyệt tính hợp lệ của license phần mềm đề nghị cài đặt.</w:t>
      </w:r>
      <w:r w:rsidDel="00000000" w:rsidR="00000000" w:rsidRPr="00000000">
        <w:rPr>
          <w:rtl w:val="0"/>
        </w:rPr>
      </w:r>
    </w:p>
    <w:p w:rsidR="00000000" w:rsidDel="00000000" w:rsidP="00000000" w:rsidRDefault="00000000" w:rsidRPr="00000000" w14:paraId="00000248">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Cài đặt phần mềm lên máy tính nhân viên/dự án theo yêu cầu đã duyệt.</w:t>
      </w:r>
      <w:r w:rsidDel="00000000" w:rsidR="00000000" w:rsidRPr="00000000">
        <w:rPr>
          <w:rtl w:val="0"/>
        </w:rPr>
      </w:r>
    </w:p>
    <w:p w:rsidR="00000000" w:rsidDel="00000000" w:rsidP="00000000" w:rsidRDefault="00000000" w:rsidRPr="00000000" w14:paraId="00000249">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Audit định kỳ việc cài đặt phần mềm trên toàn công ty (Software Installation Audit) để phát hiện vi phạm.</w:t>
      </w:r>
      <w:r w:rsidDel="00000000" w:rsidR="00000000" w:rsidRPr="00000000">
        <w:rPr>
          <w:rtl w:val="0"/>
        </w:rPr>
      </w:r>
    </w:p>
    <w:p w:rsidR="00000000" w:rsidDel="00000000" w:rsidP="00000000" w:rsidRDefault="00000000" w:rsidRPr="00000000" w14:paraId="0000024A">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Gỡ bỏ/thu hồi license phần mềm vi phạm hoặc hết hạn (Revoke license).</w:t>
      </w:r>
      <w:r w:rsidDel="00000000" w:rsidR="00000000" w:rsidRPr="00000000">
        <w:rPr>
          <w:rtl w:val="0"/>
        </w:rPr>
      </w:r>
    </w:p>
    <w:p w:rsidR="00000000" w:rsidDel="00000000" w:rsidP="00000000" w:rsidRDefault="00000000" w:rsidRPr="00000000" w14:paraId="0000024B">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Cập nhật Software Register List và IT Software Control List sau mỗi thay đổi.</w:t>
      </w:r>
      <w:r w:rsidDel="00000000" w:rsidR="00000000" w:rsidRPr="00000000">
        <w:rPr>
          <w:rtl w:val="0"/>
        </w:rPr>
      </w:r>
    </w:p>
    <w:p w:rsidR="00000000" w:rsidDel="00000000" w:rsidP="00000000" w:rsidRDefault="00000000" w:rsidRPr="00000000" w14:paraId="0000024C">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Đảm bảo các công cụ phát triển phần mềm (IDE, phần mềm bản quyền) luôn sẵn sàng và hợp lệ cho đội ngũ kỹ sư triển khai dự án, đồng thời tuân thủ pháp lý về bản quyền phần mềm – giảm rủi ro pháp lý/uy tín cho công ty khi làm việc với khách hàng quốc tế.</w:t>
      </w:r>
    </w:p>
    <w:sdt>
      <w:sdtPr>
        <w:id w:val="1264593712"/>
        <w:tag w:val="goog_rdk_287"/>
      </w:sdtPr>
      <w:sdtContent>
        <w:p w:rsidR="00000000" w:rsidDel="00000000" w:rsidP="00000000" w:rsidRDefault="00000000" w:rsidRPr="00000000" w14:paraId="0000024D">
          <w:pPr>
            <w:ind w:left="624" w:firstLine="0"/>
            <w:rPr>
              <w:ins w:author="Văn Trung" w:id="71" w:date="2026-07-12T16:25:00Z"/>
            </w:rPr>
          </w:pPr>
          <w:r w:rsidDel="00000000" w:rsidR="00000000" w:rsidRPr="00000000">
            <w:rPr>
              <w:b w:val="1"/>
              <w:bCs w:val="1"/>
              <w:rtl w:val="0"/>
            </w:rPr>
            <w:t xml:space="preserve">Nhiệm vụ chính (Key tasks):</w:t>
          </w:r>
          <w:r w:rsidDel="00000000" w:rsidR="00000000" w:rsidRPr="00000000">
            <w:rPr>
              <w:rtl w:val="0"/>
            </w:rPr>
            <w:t xml:space="preserve"> Đăng ký phần mềm; kiểm tra </w:t>
          </w:r>
          <w:sdt>
            <w:sdtPr>
              <w:id w:val="1792040210"/>
              <w:tag w:val="goog_rdk_285"/>
            </w:sdtPr>
            <w:sdtContent>
              <w:commentRangeStart w:id="40"/>
            </w:sdtContent>
          </w:sdt>
          <w:r w:rsidDel="00000000" w:rsidR="00000000" w:rsidRPr="00000000">
            <w:rPr>
              <w:rtl w:val="0"/>
            </w:rPr>
            <w:t xml:space="preserve">&amp;</w:t>
          </w:r>
          <w:commentRangeEnd w:id="40"/>
          <w:r w:rsidDel="00000000" w:rsidR="00000000" w:rsidRPr="00000000">
            <w:commentReference w:id="40"/>
          </w:r>
          <w:r w:rsidDel="00000000" w:rsidR="00000000" w:rsidRPr="00000000">
            <w:rPr>
              <w:rtl w:val="0"/>
            </w:rPr>
            <w:t xml:space="preserve"> phê duyệt license; cài đặt; audit định kỳ; gỡ bỏ vi phạm; cập nhật danh sách kiểm soát.</w:t>
          </w:r>
          <w:sdt>
            <w:sdtPr>
              <w:id w:val="2116729138"/>
              <w:tag w:val="goog_rdk_286"/>
            </w:sdtPr>
            <w:sdtContent>
              <w:ins w:author="Văn Trung" w:id="71" w:date="2026-07-12T16:25:00Z">
                <w:r w:rsidDel="00000000" w:rsidR="00000000" w:rsidRPr="00000000">
                  <w:rPr>
                    <w:rtl w:val="0"/>
                  </w:rPr>
                </w:r>
              </w:ins>
            </w:sdtContent>
          </w:sdt>
        </w:p>
      </w:sdtContent>
    </w:sdt>
    <w:p w:rsidR="00000000" w:rsidDel="00000000" w:rsidP="00000000" w:rsidRDefault="00000000" w:rsidRPr="00000000" w14:paraId="0000024E">
      <w:pPr>
        <w:pStyle w:val="Heading4"/>
        <w:numPr>
          <w:ilvl w:val="3"/>
          <w:numId w:val="1"/>
        </w:numPr>
        <w:ind w:left="1440" w:hanging="360"/>
        <w:rPr/>
      </w:pPr>
      <w:bookmarkStart w:colFirst="0" w:colLast="0" w:name="_heading=h.ls3s7cnbs3ve" w:id="60"/>
      <w:bookmarkEnd w:id="60"/>
      <w:sdt>
        <w:sdtPr>
          <w:id w:val="1740092733"/>
          <w:tag w:val="goog_rdk_288"/>
        </w:sdtPr>
        <w:sdtContent>
          <w:ins w:author="Văn Trung" w:id="71" w:date="2026-07-12T16:25:00Z">
            <w:r w:rsidDel="00000000" w:rsidR="00000000" w:rsidRPr="00000000">
              <w:rPr>
                <w:rtl w:val="0"/>
              </w:rPr>
              <w:t xml:space="preserve">Đối tượng khách hàng</w:t>
            </w:r>
          </w:ins>
        </w:sdtContent>
      </w:sdt>
      <w:r w:rsidDel="00000000" w:rsidR="00000000" w:rsidRPr="00000000">
        <w:rPr>
          <w:rtl w:val="0"/>
        </w:rPr>
      </w:r>
    </w:p>
    <w:sdt>
      <w:sdtPr>
        <w:id w:val="-716823009"/>
        <w:tag w:val="goog_rdk_290"/>
      </w:sdtPr>
      <w:sdtContent>
        <w:p w:rsidR="00000000" w:rsidDel="00000000" w:rsidP="00000000" w:rsidRDefault="00000000" w:rsidRPr="00000000" w14:paraId="0000024F">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72" w:date="2026-07-12T16:25: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nội bộ: nhân viên/dự án cần công cụ phần mềm để triển khai công việc.</w:t>
          </w:r>
          <w:sdt>
            <w:sdtPr>
              <w:id w:val="-407446869"/>
              <w:tag w:val="goog_rdk_289"/>
            </w:sdtPr>
            <w:sdtContent>
              <w:ins w:author="Văn Trung" w:id="72" w:date="2026-07-12T16:25:00Z">
                <w:r w:rsidDel="00000000" w:rsidR="00000000" w:rsidRPr="00000000">
                  <w:rPr>
                    <w:rtl w:val="0"/>
                  </w:rPr>
                </w:r>
              </w:ins>
            </w:sdtContent>
          </w:sdt>
        </w:p>
      </w:sdtContent>
    </w:sdt>
    <w:p w:rsidR="00000000" w:rsidDel="00000000" w:rsidP="00000000" w:rsidRDefault="00000000" w:rsidRPr="00000000" w14:paraId="00000250">
      <w:pPr>
        <w:pStyle w:val="Heading4"/>
        <w:numPr>
          <w:ilvl w:val="3"/>
          <w:numId w:val="1"/>
        </w:numPr>
        <w:ind w:left="1440" w:hanging="360"/>
        <w:rPr/>
      </w:pPr>
      <w:bookmarkStart w:colFirst="0" w:colLast="0" w:name="_heading=h.egruh2g21tjp" w:id="61"/>
      <w:bookmarkEnd w:id="61"/>
      <w:sdt>
        <w:sdtPr>
          <w:id w:val="1394876038"/>
          <w:tag w:val="goog_rdk_291"/>
        </w:sdtPr>
        <w:sdtContent>
          <w:ins w:author="Văn Trung" w:id="72" w:date="2026-07-12T16:25: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25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Phần mềm được cài đặt hợp lệ, đúng license (Software installed – compliant).</w:t>
      </w:r>
      <w:r w:rsidDel="00000000" w:rsidR="00000000" w:rsidRPr="00000000">
        <w:rPr>
          <w:rtl w:val="0"/>
        </w:rPr>
      </w:r>
    </w:p>
    <w:p w:rsidR="00000000" w:rsidDel="00000000" w:rsidP="00000000" w:rsidRDefault="00000000" w:rsidRPr="00000000" w14:paraId="0000025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Phát hiện vi phạm license trong quá trình audit, phải gỡ bỏ (Non-compliant software revoked).</w:t>
      </w:r>
      <w:r w:rsidDel="00000000" w:rsidR="00000000" w:rsidRPr="00000000">
        <w:rPr>
          <w:rtl w:val="0"/>
        </w:rPr>
      </w:r>
    </w:p>
    <w:sdt>
      <w:sdtPr>
        <w:id w:val="-1742238911"/>
        <w:tag w:val="goog_rdk_293"/>
      </w:sdtPr>
      <w:sdtContent>
        <w:p w:rsidR="00000000" w:rsidDel="00000000" w:rsidP="00000000" w:rsidRDefault="00000000" w:rsidRPr="00000000" w14:paraId="00000253">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73" w:date="2026-07-12T16:25: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Danh sách kiểm soát phần mềm được cập nhật đầy đủ (Software Control List updated).</w:t>
          </w:r>
          <w:sdt>
            <w:sdtPr>
              <w:id w:val="-882500654"/>
              <w:tag w:val="goog_rdk_292"/>
            </w:sdtPr>
            <w:sdtContent>
              <w:ins w:author="Văn Trung" w:id="73" w:date="2026-07-12T16:25:00Z">
                <w:r w:rsidDel="00000000" w:rsidR="00000000" w:rsidRPr="00000000">
                  <w:rPr>
                    <w:rtl w:val="0"/>
                  </w:rPr>
                </w:r>
              </w:ins>
            </w:sdtContent>
          </w:sdt>
        </w:p>
      </w:sdtContent>
    </w:sdt>
    <w:sdt>
      <w:sdtPr>
        <w:id w:val="381759813"/>
        <w:tag w:val="goog_rdk_295"/>
      </w:sdtPr>
      <w:sdtContent>
        <w:p w:rsidR="00000000" w:rsidDel="00000000" w:rsidP="00000000" w:rsidRDefault="00000000" w:rsidRPr="00000000" w14:paraId="00000254">
          <w:pPr>
            <w:pStyle w:val="Heading3"/>
            <w:numPr>
              <w:ilvl w:val="2"/>
              <w:numId w:val="1"/>
            </w:numPr>
            <w:ind w:left="1080" w:hanging="360"/>
            <w:rPr>
              <w:ins w:author="Văn Trung" w:id="73" w:date="2026-07-12T16:25:00Z"/>
            </w:rPr>
          </w:pPr>
          <w:sdt>
            <w:sdtPr>
              <w:id w:val="245634829"/>
              <w:tag w:val="goog_rdk_294"/>
            </w:sdtPr>
            <w:sdtContent>
              <w:ins w:author="Văn Trung" w:id="73" w:date="2026-07-12T16:25:00Z">
                <w:bookmarkStart w:colFirst="0" w:colLast="0" w:name="_heading=h.j45odexve1vv" w:id="62"/>
                <w:bookmarkEnd w:id="62"/>
                <w:r w:rsidDel="00000000" w:rsidR="00000000" w:rsidRPr="00000000">
                  <w:rPr>
                    <w:rtl w:val="0"/>
                  </w:rPr>
                  <w:t xml:space="preserve">Quy trình quản lý mua sắm (Purchasing Management Process)</w:t>
                </w:r>
              </w:ins>
            </w:sdtContent>
          </w:sdt>
        </w:p>
      </w:sdtContent>
    </w:sdt>
    <w:p w:rsidR="00000000" w:rsidDel="00000000" w:rsidP="00000000" w:rsidRDefault="00000000" w:rsidRPr="00000000" w14:paraId="00000255">
      <w:pPr>
        <w:pStyle w:val="Heading4"/>
        <w:numPr>
          <w:ilvl w:val="3"/>
          <w:numId w:val="1"/>
        </w:numPr>
        <w:ind w:left="1440" w:hanging="360"/>
        <w:rPr/>
      </w:pPr>
      <w:bookmarkStart w:colFirst="0" w:colLast="0" w:name="_heading=h.kgdb0pjplotc" w:id="63"/>
      <w:bookmarkEnd w:id="63"/>
      <w:sdt>
        <w:sdtPr>
          <w:id w:val="-1272626843"/>
          <w:tag w:val="goog_rdk_296"/>
        </w:sdtPr>
        <w:sdtContent>
          <w:ins w:author="Văn Trung" w:id="73" w:date="2026-07-12T16:25:00Z"/>
          <w:sdt>
            <w:sdtPr>
              <w:id w:val="-363953456"/>
              <w:tag w:val="goog_rdk_297"/>
            </w:sdtPr>
            <w:sdtContent>
              <w:commentRangeStart w:id="41"/>
            </w:sdtContent>
          </w:sdt>
          <w:ins w:author="Văn Trung" w:id="73" w:date="2026-07-12T16:25:00Z">
            <w:r w:rsidDel="00000000" w:rsidR="00000000" w:rsidRPr="00000000">
              <w:rPr>
                <w:rtl w:val="0"/>
              </w:rPr>
              <w:t xml:space="preserve">Actors / Các tác nhân</w:t>
            </w:r>
          </w:ins>
        </w:sdtContent>
      </w:sdt>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25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Requester (nhân viên/phòng ban có nhu cầu).</w:t>
      </w:r>
      <w:r w:rsidDel="00000000" w:rsidR="00000000" w:rsidRPr="00000000">
        <w:rPr>
          <w:rtl w:val="0"/>
        </w:rPr>
      </w:r>
    </w:p>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Admin/Procurement staff.</w:t>
      </w:r>
      <w:r w:rsidDel="00000000" w:rsidR="00000000" w:rsidRPr="00000000">
        <w:rPr>
          <w:rtl w:val="0"/>
        </w:rPr>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BOD/COO (phê duyệt ngân sách).</w:t>
      </w:r>
      <w:r w:rsidDel="00000000" w:rsidR="00000000" w:rsidRPr="00000000">
        <w:rPr>
          <w:rtl w:val="0"/>
        </w:rPr>
      </w:r>
    </w:p>
    <w:p w:rsidR="00000000" w:rsidDel="00000000" w:rsidP="00000000" w:rsidRDefault="00000000" w:rsidRPr="00000000" w14:paraId="00000259">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Finance/Accountant.</w:t>
      </w:r>
      <w:r w:rsidDel="00000000" w:rsidR="00000000" w:rsidRPr="00000000">
        <w:rPr>
          <w:rtl w:val="0"/>
        </w:rPr>
      </w:r>
    </w:p>
    <w:sdt>
      <w:sdtPr>
        <w:id w:val="1924629957"/>
        <w:tag w:val="goog_rdk_299"/>
      </w:sdtPr>
      <w:sdtContent>
        <w:p w:rsidR="00000000" w:rsidDel="00000000" w:rsidP="00000000" w:rsidRDefault="00000000" w:rsidRPr="00000000" w14:paraId="0000025A">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74" w:date="2026-07-12T16:25: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Nhà cung cấp (Vendor).</w:t>
          </w:r>
          <w:sdt>
            <w:sdtPr>
              <w:id w:val="1174738522"/>
              <w:tag w:val="goog_rdk_298"/>
            </w:sdtPr>
            <w:sdtContent>
              <w:ins w:author="Văn Trung" w:id="74" w:date="2026-07-12T16:25:00Z">
                <w:r w:rsidDel="00000000" w:rsidR="00000000" w:rsidRPr="00000000">
                  <w:rPr>
                    <w:rtl w:val="0"/>
                  </w:rPr>
                </w:r>
              </w:ins>
            </w:sdtContent>
          </w:sdt>
        </w:p>
      </w:sdtContent>
    </w:sdt>
    <w:p w:rsidR="00000000" w:rsidDel="00000000" w:rsidP="00000000" w:rsidRDefault="00000000" w:rsidRPr="00000000" w14:paraId="0000025B">
      <w:pPr>
        <w:pStyle w:val="Heading4"/>
        <w:numPr>
          <w:ilvl w:val="3"/>
          <w:numId w:val="1"/>
        </w:numPr>
        <w:ind w:left="1440" w:hanging="360"/>
        <w:rPr/>
      </w:pPr>
      <w:bookmarkStart w:colFirst="0" w:colLast="0" w:name="_heading=h.1sx6m2wgzqo" w:id="64"/>
      <w:bookmarkEnd w:id="64"/>
      <w:sdt>
        <w:sdtPr>
          <w:id w:val="-1409405475"/>
          <w:tag w:val="goog_rdk_300"/>
        </w:sdtPr>
        <w:sdtContent>
          <w:ins w:author="Văn Trung" w:id="74" w:date="2026-07-12T16:25:00Z">
            <w:r w:rsidDel="00000000" w:rsidR="00000000" w:rsidRPr="00000000">
              <w:rPr>
                <w:rtl w:val="0"/>
              </w:rPr>
              <w:t xml:space="preserve">Mô tả quy trình</w:t>
            </w:r>
          </w:ins>
        </w:sdtContent>
      </w:sdt>
      <w:r w:rsidDel="00000000" w:rsidR="00000000" w:rsidRPr="00000000">
        <w:rPr>
          <w:rtl w:val="0"/>
        </w:rPr>
      </w:r>
    </w:p>
    <w:p w:rsidR="00000000" w:rsidDel="00000000" w:rsidP="00000000" w:rsidRDefault="00000000" w:rsidRPr="00000000" w14:paraId="0000025C">
      <w:pPr>
        <w:ind w:left="624" w:firstLine="0"/>
        <w:rPr>
          <w:b w:val="1"/>
          <w:bCs w:val="1"/>
        </w:rPr>
      </w:pPr>
      <w:r w:rsidDel="00000000" w:rsidR="00000000" w:rsidRPr="00000000">
        <w:rPr>
          <w:b w:val="1"/>
          <w:bCs w:val="1"/>
          <w:rtl w:val="0"/>
        </w:rPr>
        <w:t xml:space="preserve">Các bước thực hiện (Steps):</w:t>
      </w:r>
    </w:p>
    <w:p w:rsidR="00000000" w:rsidDel="00000000" w:rsidP="00000000" w:rsidRDefault="00000000" w:rsidRPr="00000000" w14:paraId="0000025D">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Requester tạo Yêu cầu mua hàng (Purchase Requisition) nêu rõ nhu cầu thiết bị/dịch vụ/phần mềm.</w:t>
      </w:r>
      <w:r w:rsidDel="00000000" w:rsidR="00000000" w:rsidRPr="00000000">
        <w:rPr>
          <w:rtl w:val="0"/>
        </w:rPr>
      </w:r>
    </w:p>
    <w:p w:rsidR="00000000" w:rsidDel="00000000" w:rsidP="00000000" w:rsidRDefault="00000000" w:rsidRPr="00000000" w14:paraId="0000025E">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Admin/Procurement kiểm tra ngân sách và tính cần thiết của yêu cầu.</w:t>
      </w:r>
      <w:r w:rsidDel="00000000" w:rsidR="00000000" w:rsidRPr="00000000">
        <w:rPr>
          <w:rtl w:val="0"/>
        </w:rPr>
      </w:r>
    </w:p>
    <w:p w:rsidR="00000000" w:rsidDel="00000000" w:rsidP="00000000" w:rsidRDefault="00000000" w:rsidRPr="00000000" w14:paraId="0000025F">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Trình BOD/COO phê duyệt yêu cầu mua sắm.</w:t>
      </w:r>
      <w:r w:rsidDel="00000000" w:rsidR="00000000" w:rsidRPr="00000000">
        <w:rPr>
          <w:rtl w:val="0"/>
        </w:rPr>
      </w:r>
    </w:p>
    <w:p w:rsidR="00000000" w:rsidDel="00000000" w:rsidP="00000000" w:rsidRDefault="00000000" w:rsidRPr="00000000" w14:paraId="00000260">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So sánh báo giá </w:t>
      </w:r>
      <w:sdt>
        <w:sdtPr>
          <w:id w:val="-1553154132"/>
          <w:tag w:val="goog_rdk_301"/>
        </w:sdtPr>
        <w:sdtContent>
          <w:commentRangeStart w:id="42"/>
        </w:sdtContent>
      </w:sdt>
      <w:r w:rsidDel="00000000" w:rsidR="00000000" w:rsidRPr="00000000">
        <w:rPr>
          <w:rFonts w:ascii="Times New Roman" w:cs="Times New Roman" w:eastAsia="Times New Roman" w:hAnsi="Times New Roman"/>
          <w:color w:val="000000"/>
          <w:rtl w:val="0"/>
        </w:rPr>
        <w:t xml:space="preserve">&amp;</w:t>
      </w:r>
      <w:commentRangeEnd w:id="42"/>
      <w:r w:rsidDel="00000000" w:rsidR="00000000" w:rsidRPr="00000000">
        <w:commentReference w:id="42"/>
      </w:r>
      <w:r w:rsidDel="00000000" w:rsidR="00000000" w:rsidRPr="00000000">
        <w:rPr>
          <w:rFonts w:ascii="Times New Roman" w:cs="Times New Roman" w:eastAsia="Times New Roman" w:hAnsi="Times New Roman"/>
          <w:color w:val="000000"/>
          <w:rtl w:val="0"/>
        </w:rPr>
        <w:t xml:space="preserve"> lựa chọn nhà cung cấp phù hợp (giá cả, chất lượng, uy tín).</w:t>
      </w:r>
      <w:r w:rsidDel="00000000" w:rsidR="00000000" w:rsidRPr="00000000">
        <w:rPr>
          <w:rtl w:val="0"/>
        </w:rPr>
      </w:r>
    </w:p>
    <w:p w:rsidR="00000000" w:rsidDel="00000000" w:rsidP="00000000" w:rsidRDefault="00000000" w:rsidRPr="00000000" w14:paraId="00000261">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Phát hành Đơn đặt hàng (Purchase Order – PO) gửi nhà cung cấp.</w:t>
      </w:r>
      <w:r w:rsidDel="00000000" w:rsidR="00000000" w:rsidRPr="00000000">
        <w:rPr>
          <w:rtl w:val="0"/>
        </w:rPr>
      </w:r>
    </w:p>
    <w:p w:rsidR="00000000" w:rsidDel="00000000" w:rsidP="00000000" w:rsidRDefault="00000000" w:rsidRPr="00000000" w14:paraId="00000262">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Nhận hàng/dịch vụ, đối chiếu với PO để xác nhận đúng số lượng </w:t>
      </w:r>
      <w:sdt>
        <w:sdtPr>
          <w:id w:val="-1853982310"/>
          <w:tag w:val="goog_rdk_302"/>
        </w:sdtPr>
        <w:sdtContent>
          <w:commentRangeStart w:id="43"/>
        </w:sdtContent>
      </w:sdt>
      <w:r w:rsidDel="00000000" w:rsidR="00000000" w:rsidRPr="00000000">
        <w:rPr>
          <w:rFonts w:ascii="Times New Roman" w:cs="Times New Roman" w:eastAsia="Times New Roman" w:hAnsi="Times New Roman"/>
          <w:color w:val="000000"/>
          <w:rtl w:val="0"/>
        </w:rPr>
        <w:t xml:space="preserve">&amp;</w:t>
      </w:r>
      <w:commentRangeEnd w:id="43"/>
      <w:r w:rsidDel="00000000" w:rsidR="00000000" w:rsidRPr="00000000">
        <w:commentReference w:id="43"/>
      </w:r>
      <w:r w:rsidDel="00000000" w:rsidR="00000000" w:rsidRPr="00000000">
        <w:rPr>
          <w:rFonts w:ascii="Times New Roman" w:cs="Times New Roman" w:eastAsia="Times New Roman" w:hAnsi="Times New Roman"/>
          <w:color w:val="000000"/>
          <w:rtl w:val="0"/>
        </w:rPr>
        <w:t xml:space="preserve"> chất lượng.</w:t>
      </w:r>
      <w:r w:rsidDel="00000000" w:rsidR="00000000" w:rsidRPr="00000000">
        <w:rPr>
          <w:rtl w:val="0"/>
        </w:rPr>
      </w:r>
    </w:p>
    <w:p w:rsidR="00000000" w:rsidDel="00000000" w:rsidP="00000000" w:rsidRDefault="00000000" w:rsidRPr="00000000" w14:paraId="00000263">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Chuyển hồ sơ cho Phòng Tài chính để thanh toán cho nhà cung cấp.</w:t>
      </w:r>
      <w:r w:rsidDel="00000000" w:rsidR="00000000" w:rsidRPr="00000000">
        <w:rPr>
          <w:rtl w:val="0"/>
        </w:rPr>
      </w:r>
    </w:p>
    <w:p w:rsidR="00000000" w:rsidDel="00000000" w:rsidP="00000000" w:rsidRDefault="00000000" w:rsidRPr="00000000" w14:paraId="00000264">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Bàn giao thiết bị/tài sản mới nhận cho quy trình Assets Control Management để tiếp tục quản lý (Receive New Equipment).</w:t>
      </w:r>
      <w:r w:rsidDel="00000000" w:rsidR="00000000" w:rsidRPr="00000000">
        <w:rPr>
          <w:rtl w:val="0"/>
        </w:rPr>
      </w:r>
    </w:p>
    <w:p w:rsidR="00000000" w:rsidDel="00000000" w:rsidP="00000000" w:rsidRDefault="00000000" w:rsidRPr="00000000" w14:paraId="00000265">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Lưu trữ hồ sơ mua sắm (PO, hóa đơn, biên bản nhận hàng).</w:t>
      </w:r>
      <w:r w:rsidDel="00000000" w:rsidR="00000000" w:rsidRPr="00000000">
        <w:rPr>
          <w:rtl w:val="0"/>
        </w:rPr>
      </w:r>
    </w:p>
    <w:p w:rsidR="00000000" w:rsidDel="00000000" w:rsidP="00000000" w:rsidRDefault="00000000" w:rsidRPr="00000000" w14:paraId="00000266">
      <w:pPr>
        <w:ind w:left="624" w:firstLine="0"/>
        <w:rPr/>
      </w:pPr>
      <w:r w:rsidDel="00000000" w:rsidR="00000000" w:rsidRPr="00000000">
        <w:rPr>
          <w:b w:val="1"/>
          <w:bCs w:val="1"/>
          <w:rtl w:val="0"/>
        </w:rPr>
        <w:t xml:space="preserve">Giá trị mang lại cho khách hàng (Value to customer):</w:t>
      </w:r>
      <w:r w:rsidDel="00000000" w:rsidR="00000000" w:rsidRPr="00000000">
        <w:rPr>
          <w:rtl w:val="0"/>
        </w:rPr>
        <w:t xml:space="preserve"> Đảm bảo công ty mua được đúng thiết bị, phần mềm, dịch vụ cần thiết với chi phí hợp lý, từ nhà cung cấp uy tín và đúng thời điểm, phục vụ hoạt động vận hành nội bộ cũng như tiến độ các dự án đang triển khai cho khách hàng.</w:t>
      </w:r>
    </w:p>
    <w:sdt>
      <w:sdtPr>
        <w:id w:val="2144555724"/>
        <w:tag w:val="goog_rdk_306"/>
      </w:sdtPr>
      <w:sdtContent>
        <w:p w:rsidR="00000000" w:rsidDel="00000000" w:rsidP="00000000" w:rsidRDefault="00000000" w:rsidRPr="00000000" w14:paraId="00000267">
          <w:pPr>
            <w:ind w:left="624" w:firstLine="0"/>
            <w:rPr>
              <w:ins w:author="Văn Trung" w:id="75" w:date="2026-07-12T16:25:00Z"/>
            </w:rPr>
          </w:pPr>
          <w:r w:rsidDel="00000000" w:rsidR="00000000" w:rsidRPr="00000000">
            <w:rPr>
              <w:b w:val="1"/>
              <w:bCs w:val="1"/>
              <w:rtl w:val="0"/>
            </w:rPr>
            <w:t xml:space="preserve">Nhiệm vụ chính (Key tasks):</w:t>
          </w:r>
          <w:r w:rsidDel="00000000" w:rsidR="00000000" w:rsidRPr="00000000">
            <w:rPr>
              <w:rtl w:val="0"/>
            </w:rPr>
            <w:t xml:space="preserve"> Tạo yêu cầu mua hàng; kiểm tra ngân sách; phê duyệt; so sánh báo giá </w:t>
          </w:r>
          <w:sdt>
            <w:sdtPr>
              <w:id w:val="-667853315"/>
              <w:tag w:val="goog_rdk_303"/>
            </w:sdtPr>
            <w:sdtContent>
              <w:commentRangeStart w:id="44"/>
            </w:sdtContent>
          </w:sdt>
          <w:r w:rsidDel="00000000" w:rsidR="00000000" w:rsidRPr="00000000">
            <w:rPr>
              <w:rtl w:val="0"/>
            </w:rPr>
            <w:t xml:space="preserve">&amp;</w:t>
          </w:r>
          <w:commentRangeEnd w:id="44"/>
          <w:r w:rsidDel="00000000" w:rsidR="00000000" w:rsidRPr="00000000">
            <w:commentReference w:id="44"/>
          </w:r>
          <w:r w:rsidDel="00000000" w:rsidR="00000000" w:rsidRPr="00000000">
            <w:rPr>
              <w:rtl w:val="0"/>
            </w:rPr>
            <w:t xml:space="preserve"> chọn NCC; phát hành PO; nhận hàng </w:t>
          </w:r>
          <w:sdt>
            <w:sdtPr>
              <w:id w:val="-796188882"/>
              <w:tag w:val="goog_rdk_304"/>
            </w:sdtPr>
            <w:sdtContent>
              <w:commentRangeStart w:id="45"/>
            </w:sdtContent>
          </w:sdt>
          <w:r w:rsidDel="00000000" w:rsidR="00000000" w:rsidRPr="00000000">
            <w:rPr>
              <w:rtl w:val="0"/>
            </w:rPr>
            <w:t xml:space="preserve">&amp;</w:t>
          </w:r>
          <w:commentRangeEnd w:id="45"/>
          <w:r w:rsidDel="00000000" w:rsidR="00000000" w:rsidRPr="00000000">
            <w:commentReference w:id="45"/>
          </w:r>
          <w:r w:rsidDel="00000000" w:rsidR="00000000" w:rsidRPr="00000000">
            <w:rPr>
              <w:rtl w:val="0"/>
            </w:rPr>
            <w:t xml:space="preserve"> đối chiếu; thanh toán; lưu hồ sơ.</w:t>
          </w:r>
          <w:sdt>
            <w:sdtPr>
              <w:id w:val="807716232"/>
              <w:tag w:val="goog_rdk_305"/>
            </w:sdtPr>
            <w:sdtContent>
              <w:ins w:author="Văn Trung" w:id="75" w:date="2026-07-12T16:25:00Z">
                <w:r w:rsidDel="00000000" w:rsidR="00000000" w:rsidRPr="00000000">
                  <w:rPr>
                    <w:rtl w:val="0"/>
                  </w:rPr>
                </w:r>
              </w:ins>
            </w:sdtContent>
          </w:sdt>
        </w:p>
      </w:sdtContent>
    </w:sdt>
    <w:p w:rsidR="00000000" w:rsidDel="00000000" w:rsidP="00000000" w:rsidRDefault="00000000" w:rsidRPr="00000000" w14:paraId="00000268">
      <w:pPr>
        <w:pStyle w:val="Heading4"/>
        <w:numPr>
          <w:ilvl w:val="3"/>
          <w:numId w:val="1"/>
        </w:numPr>
        <w:ind w:left="1440" w:hanging="360"/>
        <w:rPr/>
      </w:pPr>
      <w:bookmarkStart w:colFirst="0" w:colLast="0" w:name="_heading=h.4l99p8l5nwdn" w:id="65"/>
      <w:bookmarkEnd w:id="65"/>
      <w:sdt>
        <w:sdtPr>
          <w:id w:val="-85214754"/>
          <w:tag w:val="goog_rdk_307"/>
        </w:sdtPr>
        <w:sdtContent>
          <w:ins w:author="Văn Trung" w:id="75" w:date="2026-07-12T16:25:00Z">
            <w:r w:rsidDel="00000000" w:rsidR="00000000" w:rsidRPr="00000000">
              <w:rPr>
                <w:rtl w:val="0"/>
              </w:rPr>
              <w:t xml:space="preserve">Đối tượng khách hàng</w:t>
            </w:r>
          </w:ins>
        </w:sdtContent>
      </w:sdt>
      <w:r w:rsidDel="00000000" w:rsidR="00000000" w:rsidRPr="00000000">
        <w:rPr>
          <w:rtl w:val="0"/>
        </w:rPr>
      </w:r>
    </w:p>
    <w:sdt>
      <w:sdtPr>
        <w:id w:val="-1492680015"/>
        <w:tag w:val="goog_rdk_309"/>
      </w:sdtPr>
      <w:sdtContent>
        <w:p w:rsidR="00000000" w:rsidDel="00000000" w:rsidP="00000000" w:rsidRDefault="00000000" w:rsidRPr="00000000" w14:paraId="00000269">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76" w:date="2026-07-12T16:25: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nội bộ: nhân viên/phòng ban/dự án có nhu cầu mua sắm thiết bị, phần mềm hoặc dịch vụ.</w:t>
          </w:r>
          <w:sdt>
            <w:sdtPr>
              <w:id w:val="1990172907"/>
              <w:tag w:val="goog_rdk_308"/>
            </w:sdtPr>
            <w:sdtContent>
              <w:ins w:author="Văn Trung" w:id="76" w:date="2026-07-12T16:25:00Z">
                <w:r w:rsidDel="00000000" w:rsidR="00000000" w:rsidRPr="00000000">
                  <w:rPr>
                    <w:rtl w:val="0"/>
                  </w:rPr>
                </w:r>
              </w:ins>
            </w:sdtContent>
          </w:sdt>
        </w:p>
      </w:sdtContent>
    </w:sdt>
    <w:p w:rsidR="00000000" w:rsidDel="00000000" w:rsidP="00000000" w:rsidRDefault="00000000" w:rsidRPr="00000000" w14:paraId="0000026A">
      <w:pPr>
        <w:pStyle w:val="Heading4"/>
        <w:numPr>
          <w:ilvl w:val="3"/>
          <w:numId w:val="1"/>
        </w:numPr>
        <w:ind w:left="1440" w:hanging="360"/>
        <w:rPr/>
      </w:pPr>
      <w:bookmarkStart w:colFirst="0" w:colLast="0" w:name="_heading=h.8d9aqc9b05gj" w:id="66"/>
      <w:bookmarkEnd w:id="66"/>
      <w:sdt>
        <w:sdtPr>
          <w:id w:val="1483190888"/>
          <w:tag w:val="goog_rdk_310"/>
        </w:sdtPr>
        <w:sdtContent>
          <w:ins w:author="Văn Trung" w:id="76" w:date="2026-07-12T16:25:00Z">
            <w:r w:rsidDel="00000000" w:rsidR="00000000" w:rsidRPr="00000000">
              <w:rPr>
                <w:rtl w:val="0"/>
              </w:rPr>
              <w:t xml:space="preserve">Khả năng kết quả</w:t>
            </w:r>
          </w:ins>
        </w:sdtContent>
      </w:sdt>
      <w:r w:rsidDel="00000000" w:rsidR="00000000" w:rsidRPr="00000000">
        <w:rPr>
          <w:rtl w:val="0"/>
        </w:rPr>
      </w:r>
    </w:p>
    <w:p w:rsidR="00000000" w:rsidDel="00000000" w:rsidP="00000000" w:rsidRDefault="00000000" w:rsidRPr="00000000" w14:paraId="0000026B">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Đơn mua hàng hoàn tất, hàng/dịch vụ được nhận đúng yêu cầu (Purchase completed &amp; goods received).</w:t>
      </w:r>
      <w:r w:rsidDel="00000000" w:rsidR="00000000" w:rsidRPr="00000000">
        <w:rPr>
          <w:rtl w:val="0"/>
        </w:rPr>
      </w:r>
    </w:p>
    <w:p w:rsidR="00000000" w:rsidDel="00000000" w:rsidP="00000000" w:rsidRDefault="00000000" w:rsidRPr="00000000" w14:paraId="0000026C">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Yêu cầu bị từ chối do vượt ngân sách hoặc không cần thiết (Requisition rejected).</w:t>
      </w:r>
      <w:r w:rsidDel="00000000" w:rsidR="00000000" w:rsidRPr="00000000">
        <w:rPr>
          <w:rtl w:val="0"/>
        </w:rPr>
      </w:r>
    </w:p>
    <w:p w:rsidR="00000000" w:rsidDel="00000000" w:rsidP="00000000" w:rsidRDefault="00000000" w:rsidRPr="00000000" w14:paraId="0000026D">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color w:val="000000"/>
          <w:rtl w:val="0"/>
        </w:rPr>
        <w:t xml:space="preserve">Nhà cung cấp không đáp ứng được yêu cầu, phải tìm nhà cung cấp thay thế (Vendor re-selection).</w:t>
      </w:r>
      <w:r w:rsidDel="00000000" w:rsidR="00000000" w:rsidRPr="00000000">
        <w:rPr>
          <w:rtl w:val="0"/>
        </w:rPr>
      </w:r>
    </w:p>
    <w:sdt>
      <w:sdtPr>
        <w:id w:val="-2053047174"/>
        <w:tag w:val="goog_rdk_312"/>
      </w:sdtPr>
      <w:sdtContent>
        <w:p w:rsidR="00000000" w:rsidDel="00000000" w:rsidP="00000000" w:rsidRDefault="00000000" w:rsidRPr="00000000" w14:paraId="0000026E">
          <w:pPr>
            <w:numPr>
              <w:ilvl w:val="0"/>
              <w:numId w:val="2"/>
            </w:numPr>
            <w:pBdr>
              <w:top w:space="0" w:sz="0" w:val="nil"/>
              <w:left w:space="0" w:sz="0" w:val="nil"/>
              <w:bottom w:space="0" w:sz="0" w:val="nil"/>
              <w:right w:space="0" w:sz="0" w:val="nil"/>
              <w:between w:space="0" w:sz="0" w:val="nil"/>
            </w:pBdr>
            <w:spacing w:after="0" w:lineRule="auto"/>
            <w:ind w:left="720" w:hanging="360"/>
            <w:rPr>
              <w:ins w:author="Văn Trung" w:id="77" w:date="2026-07-12T16:25: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Hàng nhận không đúng yêu cầu/PO, phải trả lại hoặc đổi hàng (Goods returned/replaced).</w:t>
          </w:r>
          <w:sdt>
            <w:sdtPr>
              <w:id w:val="1564902160"/>
              <w:tag w:val="goog_rdk_311"/>
            </w:sdtPr>
            <w:sdtContent>
              <w:ins w:author="Văn Trung" w:id="77" w:date="2026-07-12T16:25:00Z">
                <w:r w:rsidDel="00000000" w:rsidR="00000000" w:rsidRPr="00000000">
                  <w:rPr>
                    <w:rtl w:val="0"/>
                  </w:rPr>
                </w:r>
              </w:ins>
            </w:sdtContent>
          </w:sdt>
        </w:p>
      </w:sdtContent>
    </w:sdt>
    <w:sdt>
      <w:sdtPr>
        <w:id w:val="842559531"/>
        <w:tag w:val="goog_rdk_315"/>
      </w:sdtPr>
      <w:sdtContent>
        <w:p w:rsidR="00000000" w:rsidDel="00000000" w:rsidP="00000000" w:rsidRDefault="00000000" w:rsidRPr="00000000" w14:paraId="0000026F">
          <w:pPr>
            <w:rPr>
              <w:ins w:author="Văn Trung" w:id="77" w:date="2026-07-12T16:25:00Z"/>
              <w:rPrChange w:author="Văn Trung" w:id="78" w:date="2026-07-12T16:25:00Z">
                <w:rPr>
                  <w:rFonts w:ascii="Times New Roman" w:cs="Times New Roman" w:eastAsia="Times New Roman" w:hAnsi="Times New Roman"/>
                  <w:color w:val="000000"/>
                </w:rPr>
              </w:rPrChange>
            </w:rPr>
            <w:pPrChange w:author="Văn Trung" w:id="0" w:date="2026-07-12T16:25:00Z">
              <w:pPr>
                <w:pBdr>
                  <w:top w:space="0" w:sz="0" w:val="nil"/>
                  <w:left w:space="0" w:sz="0" w:val="nil"/>
                  <w:bottom w:space="0" w:sz="0" w:val="nil"/>
                  <w:right w:space="0" w:sz="0" w:val="nil"/>
                  <w:between w:space="0" w:sz="0" w:val="nil"/>
                </w:pBdr>
                <w:spacing w:line="240" w:lineRule="auto"/>
                <w:jc w:val="center"/>
              </w:pPr>
            </w:pPrChange>
          </w:pPr>
          <w:sdt>
            <w:sdtPr>
              <w:id w:val="-1136210317"/>
              <w:tag w:val="goog_rdk_313"/>
            </w:sdtPr>
            <w:sdtContent>
              <w:ins w:author="Văn Trung" w:id="77" w:date="2026-07-12T16:25:00Z"/>
              <w:sdt>
                <w:sdtPr>
                  <w:id w:val="1153441110"/>
                  <w:tag w:val="goog_rdk_314"/>
                </w:sdtPr>
                <w:sdtContent>
                  <w:ins w:author="Văn Trung" w:id="77" w:date="2026-07-12T16:25:00Z">
                    <w:r w:rsidDel="00000000" w:rsidR="00000000" w:rsidRPr="00000000">
                      <w:rPr>
                        <w:rtl w:val="0"/>
                      </w:rPr>
                    </w:r>
                  </w:ins>
                </w:sdtContent>
              </w:sdt>
              <w:ins w:author="Văn Trung" w:id="77" w:date="2026-07-12T16:25:00Z"/>
            </w:sdtContent>
          </w:sdt>
        </w:p>
      </w:sdtContent>
    </w:sdt>
    <w:sdt>
      <w:sdtPr>
        <w:id w:val="349812260"/>
        <w:tag w:val="goog_rdk_317"/>
      </w:sdtPr>
      <w:sdtContent>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Change w:author="Văn Trung" w:id="79" w:date="2026-07-12T14:58:00Z">
                <w:rPr/>
              </w:rPrChange>
            </w:rPr>
            <w:pPrChange w:author="Văn Trung" w:id="0" w:date="2026-07-12T14:58:00Z">
              <w:pPr/>
            </w:pPrChange>
          </w:pPr>
          <w:sdt>
            <w:sdtPr>
              <w:id w:val="1487239283"/>
              <w:tag w:val="goog_rdk_316"/>
            </w:sdtPr>
            <w:sdtContent>
              <w:r w:rsidDel="00000000" w:rsidR="00000000" w:rsidRPr="00000000">
                <w:rPr>
                  <w:rtl w:val="0"/>
                </w:rPr>
              </w:r>
            </w:sdtContent>
          </w:sdt>
        </w:p>
      </w:sdtContent>
    </w:sdt>
    <w:sdt>
      <w:sdtPr>
        <w:id w:val="1812762774"/>
        <w:tag w:val="goog_rdk_320"/>
      </w:sdtPr>
      <w:sdtContent>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40" w:lineRule="auto"/>
            <w:jc w:val="center"/>
            <w:rPr>
              <w:del w:author="Văn Trung" w:id="80" w:date="2026-07-12T14:58:00Z"/>
              <w:rFonts w:ascii="Times New Roman" w:cs="Times New Roman" w:eastAsia="Times New Roman" w:hAnsi="Times New Roman"/>
              <w:color w:val="000000"/>
            </w:rPr>
          </w:pPr>
          <w:sdt>
            <w:sdtPr>
              <w:id w:val="1526738159"/>
              <w:tag w:val="goog_rdk_319"/>
            </w:sdtPr>
            <w:sdtContent>
              <w:del w:author="Văn Trung" w:id="80" w:date="2026-07-12T14:58:00Z">
                <w:r w:rsidDel="00000000" w:rsidR="00000000" w:rsidRPr="00000000">
                  <w:rPr>
                    <w:rFonts w:ascii="Times New Roman" w:cs="Times New Roman" w:eastAsia="Times New Roman" w:hAnsi="Times New Roman"/>
                    <w:color w:val="000000"/>
                    <w:rtl w:val="0"/>
                  </w:rPr>
                  <w:delText xml:space="preserve">Bảng 1.1: Tên bảng 1</w:delText>
                </w:r>
              </w:del>
            </w:sdtContent>
          </w:sdt>
        </w:p>
      </w:sdtContent>
    </w:sdt>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sectPr>
          <w:footerReference r:id="rId10" w:type="default"/>
          <w:type w:val="nextPage"/>
          <w:pgSz w:h="16838" w:w="11906" w:orient="portrait"/>
          <w:pgMar w:bottom="1985" w:top="1701" w:left="1985" w:right="1134" w:header="708" w:footer="708"/>
          <w:pgNumType w:start="1"/>
        </w:sectPr>
      </w:pPr>
      <w:r w:rsidDel="00000000" w:rsidR="00000000" w:rsidRPr="00000000">
        <w:rPr>
          <w:rtl w:val="0"/>
        </w:rPr>
      </w:r>
    </w:p>
    <w:p w:rsidR="00000000" w:rsidDel="00000000" w:rsidP="00000000" w:rsidRDefault="00000000" w:rsidRPr="00000000" w14:paraId="00000274">
      <w:pPr>
        <w:pStyle w:val="Heading1"/>
        <w:numPr>
          <w:ilvl w:val="0"/>
          <w:numId w:val="1"/>
        </w:numPr>
        <w:ind w:left="360" w:hanging="360"/>
        <w:rPr/>
      </w:pPr>
      <w:bookmarkStart w:colFirst="0" w:colLast="0" w:name="_heading=h.88dshutn07mq" w:id="67"/>
      <w:bookmarkEnd w:id="67"/>
      <w:sdt>
        <w:sdtPr>
          <w:id w:val="212430744"/>
          <w:tag w:val="goog_rdk_322"/>
        </w:sdtPr>
        <w:sdtContent>
          <w:del w:author="Văn Trung" w:id="81" w:date="2026-07-12T16:11:00Z">
            <w:r w:rsidDel="00000000" w:rsidR="00000000" w:rsidRPr="00000000">
              <w:rPr>
                <w:rtl w:val="0"/>
              </w:rPr>
              <w:delText xml:space="preserve">TÊN CHƯƠNG 2</w:delText>
            </w:r>
          </w:del>
        </w:sdtContent>
      </w:sdt>
      <w:sdt>
        <w:sdtPr>
          <w:id w:val="2030991091"/>
          <w:tag w:val="goog_rdk_323"/>
        </w:sdtPr>
        <w:sdtContent>
          <w:ins w:author="Văn Trung" w:id="81" w:date="2026-07-12T16:11:00Z">
            <w:r w:rsidDel="00000000" w:rsidR="00000000" w:rsidRPr="00000000">
              <w:rPr>
                <w:rtl w:val="0"/>
              </w:rPr>
              <w:t xml:space="preserve">MÔ HÌNH HÓA VÀ PHƯƠNG PHÁP THỰC HIỆN</w:t>
            </w:r>
          </w:ins>
        </w:sdtContent>
      </w:sdt>
      <w:r w:rsidDel="00000000" w:rsidR="00000000" w:rsidRPr="00000000">
        <w:rPr>
          <w:rtl w:val="0"/>
        </w:rPr>
      </w:r>
    </w:p>
    <w:p w:rsidR="00000000" w:rsidDel="00000000" w:rsidP="00000000" w:rsidRDefault="00000000" w:rsidRPr="00000000" w14:paraId="00000275">
      <w:pPr>
        <w:pStyle w:val="Heading2"/>
        <w:numPr>
          <w:ilvl w:val="1"/>
          <w:numId w:val="1"/>
        </w:numPr>
        <w:ind w:left="720" w:hanging="360"/>
        <w:rPr>
          <w:rFonts w:ascii="Times New Roman" w:cs="Times New Roman" w:eastAsia="Times New Roman" w:hAnsi="Times New Roman"/>
        </w:rPr>
      </w:pPr>
      <w:bookmarkStart w:colFirst="0" w:colLast="0" w:name="_heading=h.9w4l7yyhhf7a" w:id="68"/>
      <w:bookmarkEnd w:id="68"/>
      <w:sdt>
        <w:sdtPr>
          <w:id w:val="-1794878998"/>
          <w:tag w:val="goog_rdk_325"/>
        </w:sdtPr>
        <w:sdtContent>
          <w:del w:author="Văn Trung" w:id="82" w:date="2026-07-12T16:12:00Z">
            <w:r w:rsidDel="00000000" w:rsidR="00000000" w:rsidRPr="00000000">
              <w:rPr>
                <w:rFonts w:ascii="Times New Roman" w:cs="Times New Roman" w:eastAsia="Times New Roman" w:hAnsi="Times New Roman"/>
                <w:rtl w:val="0"/>
              </w:rPr>
              <w:delText xml:space="preserve">Chủ đề cấp độ 2</w:delText>
            </w:r>
          </w:del>
        </w:sdtContent>
      </w:sdt>
      <w:sdt>
        <w:sdtPr>
          <w:id w:val="-1707802448"/>
          <w:tag w:val="goog_rdk_326"/>
        </w:sdtPr>
        <w:sdtContent>
          <w:ins w:author="Văn Trung" w:id="82" w:date="2026-07-12T16:12:00Z">
            <w:r w:rsidDel="00000000" w:rsidR="00000000" w:rsidRPr="00000000">
              <w:rPr>
                <w:rFonts w:ascii="Times New Roman" w:cs="Times New Roman" w:eastAsia="Times New Roman" w:hAnsi="Times New Roman"/>
                <w:rtl w:val="0"/>
              </w:rPr>
              <w:t xml:space="preserve">QUY TRÌNH QUẢN LÝ CHẤT LƯỢNG (QUALITY MANAGEMENT PROCESS)</w:t>
            </w:r>
          </w:ins>
        </w:sdtContent>
      </w:sdt>
      <w:r w:rsidDel="00000000" w:rsidR="00000000" w:rsidRPr="00000000">
        <w:rPr>
          <w:rtl w:val="0"/>
        </w:rPr>
      </w:r>
    </w:p>
    <w:p w:rsidR="00000000" w:rsidDel="00000000" w:rsidP="00000000" w:rsidRDefault="00000000" w:rsidRPr="00000000" w14:paraId="00000276">
      <w:pPr>
        <w:pStyle w:val="Heading3"/>
        <w:numPr>
          <w:ilvl w:val="2"/>
          <w:numId w:val="1"/>
        </w:numPr>
        <w:ind w:left="1080" w:hanging="360"/>
        <w:rPr>
          <w:rFonts w:ascii="Times New Roman" w:cs="Times New Roman" w:eastAsia="Times New Roman" w:hAnsi="Times New Roman"/>
        </w:rPr>
      </w:pPr>
      <w:bookmarkStart w:colFirst="0" w:colLast="0" w:name="_heading=h.uzq39vl7dysf" w:id="69"/>
      <w:bookmarkEnd w:id="69"/>
      <w:sdt>
        <w:sdtPr>
          <w:id w:val="-1049256995"/>
          <w:tag w:val="goog_rdk_328"/>
        </w:sdtPr>
        <w:sdtContent>
          <w:del w:author="Văn Trung" w:id="83" w:date="2026-07-12T16:12:00Z">
            <w:r w:rsidDel="00000000" w:rsidR="00000000" w:rsidRPr="00000000">
              <w:rPr>
                <w:rFonts w:ascii="Times New Roman" w:cs="Times New Roman" w:eastAsia="Times New Roman" w:hAnsi="Times New Roman"/>
                <w:rtl w:val="0"/>
              </w:rPr>
              <w:delText xml:space="preserve">Chủ đề cấp độ 3</w:delText>
            </w:r>
          </w:del>
        </w:sdtContent>
      </w:sdt>
      <w:sdt>
        <w:sdtPr>
          <w:id w:val="585030431"/>
          <w:tag w:val="goog_rdk_329"/>
        </w:sdtPr>
        <w:sdtContent>
          <w:ins w:author="Văn Trung" w:id="83" w:date="2026-07-12T16:12:00Z">
            <w:r w:rsidDel="00000000" w:rsidR="00000000" w:rsidRPr="00000000">
              <w:rPr>
                <w:rFonts w:ascii="Times New Roman" w:cs="Times New Roman" w:eastAsia="Times New Roman" w:hAnsi="Times New Roman"/>
                <w:rtl w:val="0"/>
              </w:rPr>
              <w:t xml:space="preserve">Mô hình hóa quy trình</w:t>
            </w:r>
          </w:ins>
        </w:sdtContent>
      </w:sdt>
      <w:r w:rsidDel="00000000" w:rsidR="00000000" w:rsidRPr="00000000">
        <w:rPr>
          <w:rtl w:val="0"/>
        </w:rPr>
      </w:r>
    </w:p>
    <w:p w:rsidR="00000000" w:rsidDel="00000000" w:rsidP="00000000" w:rsidRDefault="00000000" w:rsidRPr="00000000" w14:paraId="00000277">
      <w:pPr>
        <w:pStyle w:val="Heading4"/>
        <w:numPr>
          <w:ilvl w:val="3"/>
          <w:numId w:val="1"/>
        </w:numPr>
        <w:ind w:left="1440" w:hanging="360"/>
        <w:rPr/>
      </w:pPr>
      <w:bookmarkStart w:colFirst="0" w:colLast="0" w:name="_heading=h.g62qkbpf2ya" w:id="70"/>
      <w:bookmarkEnd w:id="70"/>
      <w:r w:rsidDel="00000000" w:rsidR="00000000" w:rsidRPr="00000000">
        <w:rPr>
          <w:rtl w:val="0"/>
        </w:rPr>
        <w:t xml:space="preserve">Tổng quan quy trình</w:t>
      </w:r>
    </w:p>
    <w:p w:rsidR="00000000" w:rsidDel="00000000" w:rsidP="00000000" w:rsidRDefault="00000000" w:rsidRPr="00000000" w14:paraId="00000278">
      <w:pPr>
        <w:rPr/>
      </w:pPr>
      <w:r w:rsidDel="00000000" w:rsidR="00000000" w:rsidRPr="00000000">
        <w:rPr/>
        <w:drawing>
          <wp:inline distB="0" distT="0" distL="0" distR="0">
            <wp:extent cx="5576570" cy="1189355"/>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76570" cy="1189355"/>
                    </a:xfrm>
                    <a:prstGeom prst="rect"/>
                    <a:ln/>
                  </pic:spPr>
                </pic:pic>
              </a:graphicData>
            </a:graphic>
          </wp:inline>
        </w:drawing>
      </w:r>
      <w:r w:rsidDel="00000000" w:rsidR="00000000" w:rsidRPr="00000000">
        <w:rPr>
          <w:rtl w:val="0"/>
        </w:rPr>
      </w:r>
    </w:p>
    <w:sdt>
      <w:sdtPr>
        <w:id w:val="998193894"/>
        <w:tag w:val="goog_rdk_331"/>
      </w:sdtPr>
      <w:sdtContent>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0" w:lineRule="auto"/>
            <w:jc w:val="center"/>
            <w:rPr>
              <w:ins w:author="Văn Trung" w:id="84" w:date="2026-07-12T16:2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3.1: Mô hình tổng quan: Quy trình quản lý chất lượng</w:t>
          </w:r>
          <w:sdt>
            <w:sdtPr>
              <w:id w:val="2043225018"/>
              <w:tag w:val="goog_rdk_330"/>
            </w:sdtPr>
            <w:sdtContent>
              <w:ins w:author="Văn Trung" w:id="84" w:date="2026-07-12T16:27:00Z">
                <w:r w:rsidDel="00000000" w:rsidR="00000000" w:rsidRPr="00000000">
                  <w:rPr>
                    <w:rtl w:val="0"/>
                  </w:rPr>
                </w:r>
              </w:ins>
            </w:sdtContent>
          </w:sdt>
        </w:p>
      </w:sdtContent>
    </w:sdt>
    <w:p w:rsidR="00000000" w:rsidDel="00000000" w:rsidP="00000000" w:rsidRDefault="00000000" w:rsidRPr="00000000" w14:paraId="0000027A">
      <w:pPr>
        <w:pStyle w:val="Heading4"/>
        <w:numPr>
          <w:ilvl w:val="3"/>
          <w:numId w:val="1"/>
        </w:numPr>
        <w:ind w:left="1440" w:hanging="360"/>
        <w:rPr/>
      </w:pPr>
      <w:bookmarkStart w:colFirst="0" w:colLast="0" w:name="_heading=h.d88hy6em2vak" w:id="71"/>
      <w:bookmarkEnd w:id="71"/>
      <w:r w:rsidDel="00000000" w:rsidR="00000000" w:rsidRPr="00000000">
        <w:rPr>
          <w:rtl w:val="0"/>
        </w:rPr>
        <w:t xml:space="preserve">Mô hình BPMN chi tiết</w:t>
      </w:r>
    </w:p>
    <w:sdt>
      <w:sdtPr>
        <w:id w:val="45741355"/>
        <w:tag w:val="goog_rdk_334"/>
      </w:sdtPr>
      <w:sdtContent>
        <w:p w:rsidR="00000000" w:rsidDel="00000000" w:rsidP="00000000" w:rsidRDefault="00000000" w:rsidRPr="00000000" w14:paraId="0000027B">
          <w:pPr>
            <w:jc w:val="center"/>
            <w:rPr>
              <w:ins w:author="Văn Trung" w:id="85" w:date="2026-07-12T16:27:00Z"/>
              <w:rPrChange w:author="Văn Trung" w:id="86" w:date="2026-07-12T16:27:00Z">
                <w:rPr>
                  <w:rFonts w:ascii="Times New Roman" w:cs="Times New Roman" w:eastAsia="Times New Roman" w:hAnsi="Times New Roman"/>
                </w:rPr>
              </w:rPrChange>
            </w:rPr>
          </w:pPr>
          <w:r w:rsidDel="00000000" w:rsidR="00000000" w:rsidRPr="00000000">
            <w:rPr/>
            <w:drawing>
              <wp:inline distB="0" distT="0" distL="0" distR="0">
                <wp:extent cx="5579745" cy="1782445"/>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79745" cy="1782445"/>
                        </a:xfrm>
                        <a:prstGeom prst="rect"/>
                        <a:ln/>
                      </pic:spPr>
                    </pic:pic>
                  </a:graphicData>
                </a:graphic>
              </wp:inline>
            </w:drawing>
          </w:r>
          <w:sdt>
            <w:sdtPr>
              <w:id w:val="-95711954"/>
              <w:tag w:val="goog_rdk_332"/>
            </w:sdtPr>
            <w:sdtContent>
              <w:ins w:author="Văn Trung" w:id="85" w:date="2026-07-12T16:27:00Z"/>
              <w:sdt>
                <w:sdtPr>
                  <w:id w:val="-1813588718"/>
                  <w:tag w:val="goog_rdk_333"/>
                </w:sdtPr>
                <w:sdtContent>
                  <w:ins w:author="Văn Trung" w:id="85" w:date="2026-07-12T16:27:00Z">
                    <w:r w:rsidDel="00000000" w:rsidR="00000000" w:rsidRPr="00000000">
                      <w:rPr>
                        <w:rtl w:val="0"/>
                      </w:rPr>
                    </w:r>
                  </w:ins>
                </w:sdtContent>
              </w:sdt>
              <w:ins w:author="Văn Trung" w:id="85" w:date="2026-07-12T16:27:00Z"/>
            </w:sdtContent>
          </w:sdt>
        </w:p>
      </w:sdtContent>
    </w:sdt>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sxvx5g2yqz1a" w:id="72"/>
      <w:bookmarkEnd w:id="72"/>
      <w:r w:rsidDel="00000000" w:rsidR="00000000" w:rsidRPr="00000000">
        <w:rPr>
          <w:rFonts w:ascii="Times New Roman" w:cs="Times New Roman" w:eastAsia="Times New Roman" w:hAnsi="Times New Roman"/>
          <w:color w:val="000000"/>
          <w:rtl w:val="0"/>
        </w:rPr>
        <w:t xml:space="preserve">3.2: Mô hình BPMN: Quy trình quản lý chất lượng</w:t>
      </w:r>
      <w:sdt>
        <w:sdtPr>
          <w:id w:val="1894216072"/>
          <w:tag w:val="goog_rdk_335"/>
        </w:sdtPr>
        <w:sdtContent>
          <w:ins w:author="Văn Trung" w:id="87" w:date="2026-07-12T16:27:00Z">
            <w:r w:rsidDel="00000000" w:rsidR="00000000" w:rsidRPr="00000000">
              <w:rPr>
                <w:rFonts w:ascii="Times New Roman" w:cs="Times New Roman" w:eastAsia="Times New Roman" w:hAnsi="Times New Roman"/>
                <w:color w:val="000000"/>
                <w:rtl w:val="0"/>
              </w:rPr>
              <w:t xml:space="preserve"> </w:t>
            </w:r>
          </w:ins>
        </w:sdtContent>
      </w:sdt>
      <w:r w:rsidDel="00000000" w:rsidR="00000000" w:rsidRPr="00000000">
        <w:rPr>
          <w:rtl w:val="0"/>
        </w:rPr>
      </w:r>
    </w:p>
    <w:p w:rsidR="00000000" w:rsidDel="00000000" w:rsidP="00000000" w:rsidRDefault="00000000" w:rsidRPr="00000000" w14:paraId="0000027D">
      <w:pPr>
        <w:pStyle w:val="Heading4"/>
        <w:numPr>
          <w:ilvl w:val="3"/>
          <w:numId w:val="1"/>
        </w:numPr>
        <w:ind w:left="1440" w:hanging="360"/>
        <w:rPr/>
      </w:pPr>
      <w:bookmarkStart w:colFirst="0" w:colLast="0" w:name="_heading=h.zde2eyecm7w3" w:id="73"/>
      <w:bookmarkEnd w:id="73"/>
      <w:r w:rsidDel="00000000" w:rsidR="00000000" w:rsidRPr="00000000">
        <w:rPr>
          <w:rtl w:val="0"/>
        </w:rPr>
        <w:t xml:space="preserve">Độ phức tạp</w:t>
      </w:r>
    </w:p>
    <w:p w:rsidR="00000000" w:rsidDel="00000000" w:rsidP="00000000" w:rsidRDefault="00000000" w:rsidRPr="00000000" w14:paraId="0000027E">
      <w:pPr>
        <w:jc w:val="center"/>
        <w:rPr/>
      </w:pPr>
      <w:bookmarkStart w:colFirst="0" w:colLast="0" w:name="_heading=h.ae4o5zoobhxo" w:id="74"/>
      <w:bookmarkEnd w:id="74"/>
      <w:sdt>
        <w:sdtPr>
          <w:id w:val="1617039252"/>
          <w:tag w:val="goog_rdk_337"/>
        </w:sdtPr>
        <w:sdtContent>
          <w:ins w:author="Văn Trung" w:id="88" w:date="2026-07-12T14:47:00Z">
            <w:r w:rsidDel="00000000" w:rsidR="00000000" w:rsidRPr="00000000">
              <w:rPr>
                <w:rtl w:val="0"/>
              </w:rPr>
              <w:t xml:space="preserve">Bảng </w:t>
            </w:r>
          </w:ins>
        </w:sdtContent>
      </w:sdt>
      <w:r w:rsidDel="00000000" w:rsidR="00000000" w:rsidRPr="00000000">
        <w:rPr>
          <w:rtl w:val="0"/>
        </w:rPr>
        <w:t xml:space="preserve">3.1</w:t>
      </w:r>
      <w:sdt>
        <w:sdtPr>
          <w:id w:val="923200732"/>
          <w:tag w:val="goog_rdk_338"/>
        </w:sdtPr>
        <w:sdtContent>
          <w:ins w:author="Văn Trung" w:id="89" w:date="2026-07-12T14:48:00Z">
            <w:r w:rsidDel="00000000" w:rsidR="00000000" w:rsidRPr="00000000">
              <w:rPr>
                <w:rtl w:val="0"/>
              </w:rPr>
              <w:t xml:space="preserve"> </w:t>
            </w:r>
          </w:ins>
        </w:sdtContent>
      </w:sdt>
      <w:r w:rsidDel="00000000" w:rsidR="00000000" w:rsidRPr="00000000">
        <w:rPr>
          <w:rtl w:val="0"/>
        </w:rPr>
        <w:t xml:space="preserve">Độ phức tạp: Quy trình quản lý chất lượng</w:t>
      </w:r>
    </w:p>
    <w:tbl>
      <w:tblPr>
        <w:tblStyle w:val="Table5"/>
        <w:tblW w:w="8947.0" w:type="dxa"/>
        <w:jc w:val="left"/>
        <w:tblInd w:w="-80.0" w:type="dxa"/>
        <w:tblLayout w:type="fixed"/>
        <w:tblLook w:val="0400"/>
      </w:tblPr>
      <w:tblGrid>
        <w:gridCol w:w="1970"/>
        <w:gridCol w:w="6977"/>
        <w:tblGridChange w:id="0">
          <w:tblGrid>
            <w:gridCol w:w="1970"/>
            <w:gridCol w:w="697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7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8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task</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gateway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(6 XOR + 2 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&amp; Join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1 cặp AND-split/AND-join tường minh (tách audit thực tế // rà soát tài liệu, hội tụ trước khi đánh giá NC)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lặp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2 vòng lặp (phân tích lại root cause khi chưa rõ; gia hạn CAPA khi trễ hạn nhưng chưa vượt giới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phức tạp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8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 8 cổng điều kiện (đạt mốc &gt;7 điểm tối đa), kết hợp cả XOR và AND, đúng chuẩn BPMN</w:t>
            </w:r>
          </w:p>
        </w:tc>
      </w:tr>
    </w:tbl>
    <w:sdt>
      <w:sdtPr>
        <w:id w:val="1149686666"/>
        <w:tag w:val="goog_rdk_343"/>
      </w:sdtPr>
      <w:sdtContent>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40" w:lineRule="auto"/>
            <w:rPr>
              <w:ins w:author="Văn Trung" w:id="92" w:date="2026-07-12T14:47:00Z"/>
              <w:rFonts w:ascii="Times New Roman" w:cs="Times New Roman" w:eastAsia="Times New Roman" w:hAnsi="Times New Roman"/>
              <w:color w:val="000000"/>
            </w:rPr>
          </w:pPr>
          <w:sdt>
            <w:sdtPr>
              <w:id w:val="1064507565"/>
              <w:tag w:val="goog_rdk_340"/>
            </w:sdtPr>
            <w:sdtContent>
              <w:del w:author="Văn Trung" w:id="90" w:date="2026-07-12T14:51:00Z"/>
              <w:sdt>
                <w:sdtPr>
                  <w:id w:val="-866854106"/>
                  <w:tag w:val="goog_rdk_341"/>
                </w:sdtPr>
                <w:sdtContent>
                  <w:del w:author="Văn Trung" w:id="90" w:date="2026-07-12T14:51:00Z">
                    <w:r w:rsidDel="00000000" w:rsidR="00000000" w:rsidRPr="00000000">
                      <w:rPr>
                        <w:color w:val="000000"/>
                        <w:rtl w:val="0"/>
                        <w:rPrChange w:author="Văn Trung" w:id="91" w:date="2026-07-12T14:48:00Z">
                          <w:rPr>
                            <w:rFonts w:ascii="Times New Roman" w:cs="Times New Roman" w:eastAsia="Times New Roman" w:hAnsi="Times New Roman"/>
                            <w:color w:val="000000"/>
                          </w:rPr>
                        </w:rPrChange>
                      </w:rPr>
                      <w:delText xml:space="preserve">Bảng 2.1: Tên bản</w:delText>
                    </w:r>
                  </w:del>
                </w:sdtContent>
              </w:sdt>
              <w:del w:author="Văn Trung" w:id="90" w:date="2026-07-12T14:51:00Z"/>
            </w:sdtContent>
          </w:sdt>
          <w:r w:rsidDel="00000000" w:rsidR="00000000" w:rsidRPr="00000000">
            <w:rPr>
              <w:rFonts w:ascii="Times New Roman" w:cs="Times New Roman" w:eastAsia="Times New Roman" w:hAnsi="Times New Roman"/>
              <w:color w:val="000000"/>
              <w:rtl w:val="0"/>
            </w:rPr>
            <w:t xml:space="preserve"> </w:t>
          </w:r>
          <w:sdt>
            <w:sdtPr>
              <w:id w:val="1192638352"/>
              <w:tag w:val="goog_rdk_342"/>
            </w:sdtPr>
            <w:sdtContent>
              <w:ins w:author="Văn Trung" w:id="92" w:date="2026-07-12T14:47:00Z">
                <w:r w:rsidDel="00000000" w:rsidR="00000000" w:rsidRPr="00000000">
                  <w:rPr>
                    <w:rtl w:val="0"/>
                  </w:rPr>
                </w:r>
              </w:ins>
            </w:sdtContent>
          </w:sdt>
        </w:p>
      </w:sdtContent>
    </w:sdt>
    <w:p w:rsidR="00000000" w:rsidDel="00000000" w:rsidP="00000000" w:rsidRDefault="00000000" w:rsidRPr="00000000" w14:paraId="0000028C">
      <w:pPr>
        <w:pStyle w:val="Heading3"/>
        <w:numPr>
          <w:ilvl w:val="2"/>
          <w:numId w:val="1"/>
        </w:numPr>
        <w:ind w:left="1080" w:hanging="360"/>
        <w:rPr/>
      </w:pPr>
      <w:bookmarkStart w:colFirst="0" w:colLast="0" w:name="_heading=h.n7g8e76cm1te" w:id="75"/>
      <w:bookmarkEnd w:id="75"/>
      <w:sdt>
        <w:sdtPr>
          <w:id w:val="-1662747030"/>
          <w:tag w:val="goog_rdk_344"/>
        </w:sdtPr>
        <w:sdtContent>
          <w:ins w:author="Văn Trung" w:id="92" w:date="2026-07-12T14:47:00Z">
            <w:r w:rsidDel="00000000" w:rsidR="00000000" w:rsidRPr="00000000">
              <w:rPr>
                <w:rtl w:val="0"/>
              </w:rPr>
              <w:t xml:space="preserve">Mô tả quy trình hiện có</w:t>
            </w:r>
          </w:ins>
        </w:sdtContent>
      </w:sdt>
      <w:r w:rsidDel="00000000" w:rsidR="00000000" w:rsidRPr="00000000">
        <w:rPr>
          <w:rtl w:val="0"/>
        </w:rPr>
      </w:r>
    </w:p>
    <w:p w:rsidR="00000000" w:rsidDel="00000000" w:rsidP="00000000" w:rsidRDefault="00000000" w:rsidRPr="00000000" w14:paraId="0000028D">
      <w:pPr>
        <w:ind w:left="227" w:firstLine="0"/>
        <w:rPr/>
      </w:pPr>
      <w:r w:rsidDel="00000000" w:rsidR="00000000" w:rsidRPr="00000000">
        <w:rPr>
          <w:rtl w:val="0"/>
        </w:rPr>
        <w:t xml:space="preserve">Quy trình Quản lý Chất lượng tại </w:t>
      </w:r>
      <w:r w:rsidDel="00000000" w:rsidR="00000000" w:rsidRPr="00000000">
        <w:rPr>
          <w:b w:val="1"/>
          <w:bCs w:val="1"/>
          <w:rtl w:val="0"/>
        </w:rPr>
        <w:t xml:space="preserve">OR Tech</w:t>
      </w:r>
      <w:r w:rsidDel="00000000" w:rsidR="00000000" w:rsidRPr="00000000">
        <w:rPr>
          <w:rtl w:val="0"/>
        </w:rPr>
        <w:t xml:space="preserve"> hiện vận hành bán thủ công: QA Manager xây dựng và cập nhật bộ chuẩn nội bộ dựa trên khung CMMI/ISO, lập kế hoạch audit theo quý; nhóm QA/QC tiến hành audit thực tế so với tài liệu PRO-* của từng phòng ban. Non-conformance (NC) được ghi nhận thủ công trên bảng tính, yêu cầu CAPA (Corrective and Preventive Action) được gửi qua email cho PM liên quan, và việc theo dõi tiến độ đóng NC phụ thuộc nhiều vào nhắc nhở cá nhân hơn là hệ thống tự động. Báo cáo tổng hợp được trình bày cho BOD theo từng quý.</w:t>
      </w:r>
    </w:p>
    <w:p w:rsidR="00000000" w:rsidDel="00000000" w:rsidP="00000000" w:rsidRDefault="00000000" w:rsidRPr="00000000" w14:paraId="0000028E">
      <w:pPr>
        <w:pStyle w:val="Heading3"/>
        <w:numPr>
          <w:ilvl w:val="2"/>
          <w:numId w:val="1"/>
        </w:numPr>
        <w:ind w:left="1080" w:hanging="360"/>
        <w:rPr/>
      </w:pPr>
      <w:bookmarkStart w:colFirst="0" w:colLast="0" w:name="_heading=h.27nox7ao3yd3" w:id="76"/>
      <w:bookmarkEnd w:id="76"/>
      <w:r w:rsidDel="00000000" w:rsidR="00000000" w:rsidRPr="00000000">
        <w:rPr>
          <w:rtl w:val="0"/>
        </w:rPr>
        <w:t xml:space="preserve">Sơ đồ tổ chức</w:t>
      </w:r>
    </w:p>
    <w:p w:rsidR="00000000" w:rsidDel="00000000" w:rsidP="00000000" w:rsidRDefault="00000000" w:rsidRPr="00000000" w14:paraId="0000028F">
      <w:pPr>
        <w:jc w:val="center"/>
        <w:rPr/>
      </w:pPr>
      <w:r w:rsidDel="00000000" w:rsidR="00000000" w:rsidRPr="00000000">
        <w:rPr>
          <w:color w:val="000000"/>
        </w:rPr>
        <w:drawing>
          <wp:inline distB="0" distT="0" distL="0" distR="0">
            <wp:extent cx="4769485" cy="2720975"/>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69485" cy="2720975"/>
                    </a:xfrm>
                    <a:prstGeom prst="rect"/>
                    <a:ln/>
                  </pic:spPr>
                </pic:pic>
              </a:graphicData>
            </a:graphic>
          </wp:inline>
        </w:drawing>
      </w:r>
      <w:r w:rsidDel="00000000" w:rsidR="00000000" w:rsidRPr="00000000">
        <w:rPr>
          <w:rtl w:val="0"/>
        </w:rPr>
      </w:r>
    </w:p>
    <w:sdt>
      <w:sdtPr>
        <w:id w:val="630463359"/>
        <w:tag w:val="goog_rdk_346"/>
      </w:sdtPr>
      <w:sdtContent>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40" w:lineRule="auto"/>
            <w:jc w:val="center"/>
            <w:rPr>
              <w:del w:author="Văn Trung" w:id="93" w:date="2026-07-12T16:2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3.3: Sơ đồ tổ chức: Quy trình quản lý chất lượng</w:t>
          </w:r>
          <w:sdt>
            <w:sdtPr>
              <w:id w:val="-1433766708"/>
              <w:tag w:val="goog_rdk_345"/>
            </w:sdtPr>
            <w:sdtContent>
              <w:del w:author="Văn Trung" w:id="93" w:date="2026-07-12T16:27:00Z">
                <w:bookmarkStart w:colFirst="0" w:colLast="0" w:name="_heading=h.gi99j9q5b9u1" w:id="77"/>
                <w:bookmarkEnd w:id="77"/>
                <w:r w:rsidDel="00000000" w:rsidR="00000000" w:rsidRPr="00000000">
                  <w:rPr>
                    <w:rtl w:val="0"/>
                  </w:rPr>
                </w:r>
              </w:del>
            </w:sdtContent>
          </w:sdt>
        </w:p>
      </w:sdtContent>
    </w:sdt>
    <w:sdt>
      <w:sdtPr>
        <w:id w:val="865899869"/>
        <w:tag w:val="goog_rdk_349"/>
      </w:sdtPr>
      <w:sdtContent>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Change w:author="Văn Trung" w:id="94" w:date="2026-07-12T16:28:00Z">
                <w:rPr/>
              </w:rPrChange>
            </w:rPr>
            <w:pPrChange w:author="Văn Trung" w:id="0" w:date="2026-07-12T16:28:00Z">
              <w:pPr>
                <w:pStyle w:val="Heading2"/>
                <w:numPr>
                  <w:ilvl w:val="1"/>
                  <w:numId w:val="1"/>
                </w:numPr>
                <w:ind w:left="720" w:hanging="360"/>
              </w:pPr>
            </w:pPrChange>
          </w:pPr>
          <w:sdt>
            <w:sdtPr>
              <w:id w:val="-1562771733"/>
              <w:tag w:val="goog_rdk_347"/>
            </w:sdtPr>
            <w:sdtContent>
              <w:del w:author="Văn Trung" w:id="93" w:date="2026-07-12T16:27:00Z">
                <w:r w:rsidDel="00000000" w:rsidR="00000000" w:rsidRPr="00000000">
                  <w:rPr>
                    <w:rtl w:val="0"/>
                  </w:rPr>
                  <w:delText xml:space="preserve">Chủ đề cấp độ 2</w:delText>
                </w:r>
              </w:del>
            </w:sdtContent>
          </w:sdt>
          <w:sdt>
            <w:sdtPr>
              <w:id w:val="998814829"/>
              <w:tag w:val="goog_rdk_348"/>
            </w:sdtPr>
            <w:sdtContent>
              <w:r w:rsidDel="00000000" w:rsidR="00000000" w:rsidRPr="00000000">
                <w:rPr>
                  <w:rtl w:val="0"/>
                </w:rPr>
              </w:r>
            </w:sdtContent>
          </w:sdt>
        </w:p>
      </w:sdtContent>
    </w:sdt>
    <w:p w:rsidR="00000000" w:rsidDel="00000000" w:rsidP="00000000" w:rsidRDefault="00000000" w:rsidRPr="00000000" w14:paraId="00000292">
      <w:pPr>
        <w:pStyle w:val="Heading3"/>
        <w:numPr>
          <w:ilvl w:val="2"/>
          <w:numId w:val="1"/>
        </w:numPr>
        <w:ind w:left="1080" w:hanging="360"/>
        <w:rPr/>
      </w:pPr>
      <w:bookmarkStart w:colFirst="0" w:colLast="0" w:name="_heading=h.ylnaz0ogizvx" w:id="78"/>
      <w:bookmarkEnd w:id="78"/>
      <w:sdt>
        <w:sdtPr>
          <w:id w:val="-1424461938"/>
          <w:tag w:val="goog_rdk_351"/>
        </w:sdtPr>
        <w:sdtContent>
          <w:ins w:author="Văn Trung" w:id="95" w:date="2026-07-12T16:30:00Z">
            <w:r w:rsidDel="00000000" w:rsidR="00000000" w:rsidRPr="00000000">
              <w:rPr>
                <w:rtl w:val="0"/>
              </w:rPr>
              <w:t xml:space="preserve">Kế hoạch làm việc</w:t>
            </w:r>
          </w:ins>
        </w:sdtContent>
      </w:sdt>
      <w:sdt>
        <w:sdtPr>
          <w:id w:val="-219239293"/>
          <w:tag w:val="goog_rdk_352"/>
        </w:sdtPr>
        <w:sdtContent>
          <w:del w:author="Văn Trung" w:id="95" w:date="2026-07-12T16:30:00Z">
            <w:r w:rsidDel="00000000" w:rsidR="00000000" w:rsidRPr="00000000">
              <w:rPr>
                <w:rtl w:val="0"/>
              </w:rPr>
              <w:delText xml:space="preserve">Chủ đề cấp độ 3</w:delText>
            </w:r>
          </w:del>
        </w:sdtContent>
      </w:sdt>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eppizsxzht40" w:id="79"/>
      <w:bookmarkEnd w:id="79"/>
      <w:r w:rsidDel="00000000" w:rsidR="00000000" w:rsidRPr="00000000">
        <w:rPr>
          <w:rFonts w:ascii="Times New Roman" w:cs="Times New Roman" w:eastAsia="Times New Roman" w:hAnsi="Times New Roman"/>
          <w:color w:val="000000"/>
          <w:rtl w:val="0"/>
        </w:rPr>
        <w:t xml:space="preserve">Bảng 3.2: Kế hoạch làm việc theo tuần: </w:t>
      </w:r>
      <w:sdt>
        <w:sdtPr>
          <w:id w:val="-39514637"/>
          <w:tag w:val="goog_rdk_353"/>
        </w:sdtPr>
        <w:sdtContent>
          <w:commentRangeStart w:id="46"/>
        </w:sdtContent>
      </w:sdt>
      <w:r w:rsidDel="00000000" w:rsidR="00000000" w:rsidRPr="00000000">
        <w:rPr>
          <w:rFonts w:ascii="Times New Roman" w:cs="Times New Roman" w:eastAsia="Times New Roman" w:hAnsi="Times New Roman"/>
          <w:color w:val="000000"/>
          <w:rtl w:val="0"/>
        </w:rPr>
        <w:t xml:space="preserve">Quy trình quản quản lý </w:t>
      </w:r>
      <w:commentRangeEnd w:id="46"/>
      <w:r w:rsidDel="00000000" w:rsidR="00000000" w:rsidRPr="00000000">
        <w:commentReference w:id="46"/>
      </w:r>
      <w:r w:rsidDel="00000000" w:rsidR="00000000" w:rsidRPr="00000000">
        <w:rPr>
          <w:rFonts w:ascii="Times New Roman" w:cs="Times New Roman" w:eastAsia="Times New Roman" w:hAnsi="Times New Roman"/>
          <w:color w:val="000000"/>
          <w:rtl w:val="0"/>
        </w:rPr>
        <w:t xml:space="preserve">chất lượng</w:t>
      </w:r>
    </w:p>
    <w:tbl>
      <w:tblPr>
        <w:tblStyle w:val="Table6"/>
        <w:tblW w:w="8947.0" w:type="dxa"/>
        <w:jc w:val="left"/>
        <w:tblInd w:w="-80.0" w:type="dxa"/>
        <w:tblLayout w:type="fixed"/>
        <w:tblLook w:val="0400"/>
      </w:tblPr>
      <w:tblGrid>
        <w:gridCol w:w="1186"/>
        <w:gridCol w:w="1883"/>
        <w:gridCol w:w="5878"/>
        <w:tblGridChange w:id="0">
          <w:tblGrid>
            <w:gridCol w:w="1186"/>
            <w:gridCol w:w="1883"/>
            <w:gridCol w:w="58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9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9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9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audit tuần; BOD duyệt ngân sách audit nếu cần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3 – 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QA/QC</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audit thực tế theo checklist, đối chiếu tài liệu PRO-*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9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NC, gửi yêu cầu CAPA cho PM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 QA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phản hồi kế hoạch CAPA; QA Manager cập nhật trạng thái NC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3">
            <w:pPr>
              <w:spacing w:before="120" w:line="240" w:lineRule="auto"/>
              <w:jc w:val="center"/>
              <w:rPr>
                <w:rFonts w:ascii="Times New Roman" w:cs="Times New Roman" w:eastAsia="Times New Roman" w:hAnsi="Times New Roman"/>
              </w:rPr>
            </w:pPr>
            <w:sdt>
              <w:sdtPr>
                <w:id w:val="-2107908480"/>
                <w:tag w:val="goog_rdk_354"/>
              </w:sdtPr>
              <w:sdtContent>
                <w:commentRangeStart w:id="47"/>
              </w:sdtContent>
            </w:sdt>
            <w:r w:rsidDel="00000000" w:rsidR="00000000" w:rsidRPr="00000000">
              <w:rPr>
                <w:rFonts w:ascii="Times New Roman" w:cs="Times New Roman" w:eastAsia="Times New Roman" w:hAnsi="Times New Roman"/>
                <w:rtl w:val="0"/>
              </w:rPr>
              <w:t xml:space="preserve">Cuối tháng</w:t>
            </w:r>
            <w:commentRangeEnd w:id="47"/>
            <w:r w:rsidDel="00000000" w:rsidR="00000000" w:rsidRPr="00000000">
              <w:commentReference w:id="47"/>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báo cáo chất lượng gửi BOD</w:t>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numPr>
          <w:ilvl w:val="2"/>
          <w:numId w:val="1"/>
        </w:numPr>
        <w:ind w:left="1080" w:hanging="360"/>
        <w:rPr/>
      </w:pPr>
      <w:bookmarkStart w:colFirst="0" w:colLast="0" w:name="_heading=h.5wpx279wxw1" w:id="80"/>
      <w:bookmarkEnd w:id="80"/>
      <w:r w:rsidDel="00000000" w:rsidR="00000000" w:rsidRPr="00000000">
        <w:rPr>
          <w:rtl w:val="0"/>
        </w:rPr>
        <w:t xml:space="preserve">Thuật ngữ và sổ tay</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xs1fd86nxeyx" w:id="81"/>
      <w:bookmarkEnd w:id="81"/>
      <w:r w:rsidDel="00000000" w:rsidR="00000000" w:rsidRPr="00000000">
        <w:rPr>
          <w:rFonts w:ascii="Times New Roman" w:cs="Times New Roman" w:eastAsia="Times New Roman" w:hAnsi="Times New Roman"/>
          <w:color w:val="000000"/>
          <w:rtl w:val="0"/>
        </w:rPr>
        <w:t xml:space="preserve">Bảng 3.3: Thuật ngữ và sổ tay: Quy trình quản lý chất lượng</w:t>
      </w:r>
    </w:p>
    <w:tbl>
      <w:tblPr>
        <w:tblStyle w:val="Table7"/>
        <w:tblW w:w="8947.0" w:type="dxa"/>
        <w:jc w:val="left"/>
        <w:tblInd w:w="-80.0" w:type="dxa"/>
        <w:tblLayout w:type="fixed"/>
        <w:tblLook w:val="0400"/>
      </w:tblPr>
      <w:tblGrid>
        <w:gridCol w:w="2378"/>
        <w:gridCol w:w="6569"/>
        <w:tblGridChange w:id="0">
          <w:tblGrid>
            <w:gridCol w:w="2378"/>
            <w:gridCol w:w="656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A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A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Định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 (non-conformance)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lệch so với chuẩn CMMI/ISO hoặc quy trình PRO-* nội bộ</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Corrective and Preventive Action – hành động khắc phục </w:t>
            </w:r>
            <w:sdt>
              <w:sdtPr>
                <w:id w:val="-144346226"/>
                <w:tag w:val="goog_rdk_355"/>
              </w:sdtPr>
              <w:sdtContent>
                <w:commentRangeStart w:id="48"/>
              </w:sdtContent>
            </w:sdt>
            <w:r w:rsidDel="00000000" w:rsidR="00000000" w:rsidRPr="00000000">
              <w:rPr>
                <w:rFonts w:ascii="Times New Roman" w:cs="Times New Roman" w:eastAsia="Times New Roman" w:hAnsi="Times New Roman"/>
                <w:rtl w:val="0"/>
              </w:rPr>
              <w:t xml:space="preserve">&amp;</w:t>
            </w:r>
            <w:commentRangeEnd w:id="48"/>
            <w:r w:rsidDel="00000000" w:rsidR="00000000" w:rsidRPr="00000000">
              <w:commentReference w:id="48"/>
            </w:r>
            <w:r w:rsidDel="00000000" w:rsidR="00000000" w:rsidRPr="00000000">
              <w:rPr>
                <w:rFonts w:ascii="Times New Roman" w:cs="Times New Roman" w:eastAsia="Times New Roman" w:hAnsi="Times New Roman"/>
                <w:rtl w:val="0"/>
              </w:rPr>
              <w:t xml:space="preserve"> phòng ngừa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A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CMMI</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Maturity Model Integration – khung đánh giá năng lực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 9001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quản lý chất lượng quốc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hiệu tài liệu quy trình nội bộ (Procedure) của Orient 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checklist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kiểm tra dùng khi audit thực tế so với tài liệu chuẩn</w:t>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numPr>
          <w:ilvl w:val="2"/>
          <w:numId w:val="1"/>
        </w:numPr>
        <w:ind w:left="1080" w:hanging="360"/>
        <w:rPr/>
      </w:pPr>
      <w:bookmarkStart w:colFirst="0" w:colLast="0" w:name="_heading=h.l0i8frkqh0k3" w:id="82"/>
      <w:bookmarkEnd w:id="82"/>
      <w:r w:rsidDel="00000000" w:rsidR="00000000" w:rsidRPr="00000000">
        <w:rPr>
          <w:rtl w:val="0"/>
        </w:rPr>
        <w:t xml:space="preserve">Biểu mẫu</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l10bhtixap6l" w:id="83"/>
      <w:bookmarkEnd w:id="83"/>
      <w:r w:rsidDel="00000000" w:rsidR="00000000" w:rsidRPr="00000000">
        <w:rPr>
          <w:rFonts w:ascii="Times New Roman" w:cs="Times New Roman" w:eastAsia="Times New Roman" w:hAnsi="Times New Roman"/>
          <w:color w:val="000000"/>
          <w:rtl w:val="0"/>
        </w:rPr>
        <w:t xml:space="preserve">Bảng 3.4: Biểu mẫu: Audit Checklist: Quy trình quản lý chất lượng</w:t>
      </w:r>
    </w:p>
    <w:tbl>
      <w:tblPr>
        <w:tblStyle w:val="Table8"/>
        <w:tblW w:w="8900.0" w:type="dxa"/>
        <w:jc w:val="left"/>
        <w:tblInd w:w="-80.0" w:type="dxa"/>
        <w:tblLayout w:type="fixed"/>
        <w:tblLook w:val="0400"/>
      </w:tblPr>
      <w:tblGrid>
        <w:gridCol w:w="652"/>
        <w:gridCol w:w="2320"/>
        <w:gridCol w:w="1945"/>
        <w:gridCol w:w="3983"/>
        <w:tblGridChange w:id="0">
          <w:tblGrid>
            <w:gridCol w:w="652"/>
            <w:gridCol w:w="2320"/>
            <w:gridCol w:w="1945"/>
            <w:gridCol w:w="398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B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B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 kiểm tra</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B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Đạt / Không đạt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B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B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C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C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wt1ik6esp99g" w:id="84"/>
      <w:bookmarkEnd w:id="84"/>
      <w:r w:rsidDel="00000000" w:rsidR="00000000" w:rsidRPr="00000000">
        <w:rPr>
          <w:rFonts w:ascii="Times New Roman" w:cs="Times New Roman" w:eastAsia="Times New Roman" w:hAnsi="Times New Roman"/>
          <w:color w:val="000000"/>
          <w:rtl w:val="0"/>
        </w:rPr>
        <w:t xml:space="preserve">Bảng 3.5: Biểu mẫu: CAPA Request Form: Quy trình quản lý chất lượng</w:t>
      </w:r>
    </w:p>
    <w:tbl>
      <w:tblPr>
        <w:tblStyle w:val="Table9"/>
        <w:tblW w:w="8947.0" w:type="dxa"/>
        <w:jc w:val="left"/>
        <w:tblInd w:w="-80.0" w:type="dxa"/>
        <w:tblLayout w:type="fixed"/>
        <w:tblLook w:val="0400"/>
      </w:tblPr>
      <w:tblGrid>
        <w:gridCol w:w="780"/>
        <w:gridCol w:w="936"/>
        <w:gridCol w:w="1362"/>
        <w:gridCol w:w="1796"/>
        <w:gridCol w:w="1491"/>
        <w:gridCol w:w="1452"/>
        <w:gridCol w:w="1130"/>
        <w:tblGridChange w:id="0">
          <w:tblGrid>
            <w:gridCol w:w="780"/>
            <w:gridCol w:w="936"/>
            <w:gridCol w:w="1362"/>
            <w:gridCol w:w="1796"/>
            <w:gridCol w:w="1491"/>
            <w:gridCol w:w="1452"/>
            <w:gridCol w:w="11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NC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khắc phục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phụ trách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 hoàn thành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C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D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2"/>
        <w:numPr>
          <w:ilvl w:val="1"/>
          <w:numId w:val="1"/>
        </w:numPr>
        <w:ind w:left="720" w:hanging="360"/>
        <w:rPr>
          <w:rFonts w:ascii="Times New Roman" w:cs="Times New Roman" w:eastAsia="Times New Roman" w:hAnsi="Times New Roman"/>
        </w:rPr>
      </w:pPr>
      <w:bookmarkStart w:colFirst="0" w:colLast="0" w:name="_heading=h.xxyaq8i5xvz7" w:id="85"/>
      <w:bookmarkEnd w:id="85"/>
      <w:sdt>
        <w:sdtPr>
          <w:id w:val="690027426"/>
          <w:tag w:val="goog_rdk_357"/>
        </w:sdtPr>
        <w:sdtContent>
          <w:del w:author="Văn Trung" w:id="96" w:date="2026-07-12T16:12:00Z">
            <w:r w:rsidDel="00000000" w:rsidR="00000000" w:rsidRPr="00000000">
              <w:rPr>
                <w:rFonts w:ascii="Times New Roman" w:cs="Times New Roman" w:eastAsia="Times New Roman" w:hAnsi="Times New Roman"/>
                <w:rtl w:val="0"/>
              </w:rPr>
              <w:delText xml:space="preserve">Chủ đề cấp độ 2</w:delText>
            </w:r>
          </w:del>
        </w:sdtContent>
      </w:sdt>
      <w:r w:rsidDel="00000000" w:rsidR="00000000" w:rsidRPr="00000000">
        <w:rPr>
          <w:rFonts w:ascii="Times New Roman" w:cs="Times New Roman" w:eastAsia="Times New Roman" w:hAnsi="Times New Roman"/>
          <w:rtl w:val="0"/>
        </w:rPr>
        <w:t xml:space="preserve">QUY TRÌNH QUẢN LÝ DANH MỤC DỰ ÁN </w:t>
      </w:r>
      <w:sdt>
        <w:sdtPr>
          <w:id w:val="-173773067"/>
          <w:tag w:val="goog_rdk_358"/>
        </w:sdtPr>
        <w:sdtContent>
          <w:commentRangeStart w:id="49"/>
        </w:sdtContent>
      </w:sdt>
      <w:r w:rsidDel="00000000" w:rsidR="00000000" w:rsidRPr="00000000">
        <w:rPr>
          <w:rFonts w:ascii="Times New Roman" w:cs="Times New Roman" w:eastAsia="Times New Roman" w:hAnsi="Times New Roman"/>
          <w:rtl w:val="0"/>
        </w:rPr>
        <w:t xml:space="preserve">&amp;</w:t>
      </w:r>
      <w:commentRangeEnd w:id="49"/>
      <w:r w:rsidDel="00000000" w:rsidR="00000000" w:rsidRPr="00000000">
        <w:commentReference w:id="49"/>
      </w:r>
      <w:r w:rsidDel="00000000" w:rsidR="00000000" w:rsidRPr="00000000">
        <w:rPr>
          <w:rFonts w:ascii="Times New Roman" w:cs="Times New Roman" w:eastAsia="Times New Roman" w:hAnsi="Times New Roman"/>
          <w:rtl w:val="0"/>
        </w:rPr>
        <w:t xml:space="preserve"> PHÂN BỔ NGUỒN LỰC (PROJECT </w:t>
      </w:r>
      <w:sdt>
        <w:sdtPr>
          <w:id w:val="-1244688011"/>
          <w:tag w:val="goog_rdk_359"/>
        </w:sdtPr>
        <w:sdtContent>
          <w:commentRangeStart w:id="50"/>
        </w:sdtContent>
      </w:sdt>
      <w:r w:rsidDel="00000000" w:rsidR="00000000" w:rsidRPr="00000000">
        <w:rPr>
          <w:rFonts w:ascii="Times New Roman" w:cs="Times New Roman" w:eastAsia="Times New Roman" w:hAnsi="Times New Roman"/>
          <w:rtl w:val="0"/>
        </w:rPr>
        <w:t xml:space="preserve">PORFOLIO</w:t>
      </w:r>
      <w:commentRangeEnd w:id="50"/>
      <w:r w:rsidDel="00000000" w:rsidR="00000000" w:rsidRPr="00000000">
        <w:commentReference w:id="50"/>
      </w:r>
      <w:r w:rsidDel="00000000" w:rsidR="00000000" w:rsidRPr="00000000">
        <w:rPr>
          <w:rFonts w:ascii="Times New Roman" w:cs="Times New Roman" w:eastAsia="Times New Roman" w:hAnsi="Times New Roman"/>
          <w:rtl w:val="0"/>
        </w:rPr>
        <w:t xml:space="preserve"> &amp; RESOURCES ALLOCATION MANAGEMENT)</w:t>
      </w:r>
    </w:p>
    <w:p w:rsidR="00000000" w:rsidDel="00000000" w:rsidP="00000000" w:rsidRDefault="00000000" w:rsidRPr="00000000" w14:paraId="000002D4">
      <w:pPr>
        <w:pStyle w:val="Heading3"/>
        <w:numPr>
          <w:ilvl w:val="2"/>
          <w:numId w:val="1"/>
        </w:numPr>
        <w:ind w:left="1080" w:hanging="360"/>
        <w:rPr>
          <w:rFonts w:ascii="Times New Roman" w:cs="Times New Roman" w:eastAsia="Times New Roman" w:hAnsi="Times New Roman"/>
        </w:rPr>
      </w:pPr>
      <w:bookmarkStart w:colFirst="0" w:colLast="0" w:name="_heading=h.cbewgg17ka3" w:id="86"/>
      <w:bookmarkEnd w:id="86"/>
      <w:sdt>
        <w:sdtPr>
          <w:id w:val="1826898273"/>
          <w:tag w:val="goog_rdk_361"/>
        </w:sdtPr>
        <w:sdtContent>
          <w:del w:author="Văn Trung" w:id="97" w:date="2026-07-12T16:12:00Z">
            <w:r w:rsidDel="00000000" w:rsidR="00000000" w:rsidRPr="00000000">
              <w:rPr>
                <w:rFonts w:ascii="Times New Roman" w:cs="Times New Roman" w:eastAsia="Times New Roman" w:hAnsi="Times New Roman"/>
                <w:rtl w:val="0"/>
              </w:rPr>
              <w:delText xml:space="preserve">Chủ đề cấp độ 3</w:delText>
            </w:r>
          </w:del>
        </w:sdtContent>
      </w:sdt>
      <w:sdt>
        <w:sdtPr>
          <w:id w:val="461562848"/>
          <w:tag w:val="goog_rdk_362"/>
        </w:sdtPr>
        <w:sdtContent>
          <w:ins w:author="Văn Trung" w:id="97" w:date="2026-07-12T16:12:00Z">
            <w:r w:rsidDel="00000000" w:rsidR="00000000" w:rsidRPr="00000000">
              <w:rPr>
                <w:rFonts w:ascii="Times New Roman" w:cs="Times New Roman" w:eastAsia="Times New Roman" w:hAnsi="Times New Roman"/>
                <w:rtl w:val="0"/>
              </w:rPr>
              <w:t xml:space="preserve">Mô hình hóa quy trình</w:t>
            </w:r>
          </w:ins>
        </w:sdtContent>
      </w:sdt>
      <w:r w:rsidDel="00000000" w:rsidR="00000000" w:rsidRPr="00000000">
        <w:rPr>
          <w:rtl w:val="0"/>
        </w:rPr>
      </w:r>
    </w:p>
    <w:p w:rsidR="00000000" w:rsidDel="00000000" w:rsidP="00000000" w:rsidRDefault="00000000" w:rsidRPr="00000000" w14:paraId="000002D5">
      <w:pPr>
        <w:pStyle w:val="Heading4"/>
        <w:numPr>
          <w:ilvl w:val="3"/>
          <w:numId w:val="1"/>
        </w:numPr>
        <w:ind w:left="1440" w:hanging="360"/>
        <w:rPr/>
      </w:pPr>
      <w:bookmarkStart w:colFirst="0" w:colLast="0" w:name="_heading=h.lbifyu2tkjpt" w:id="87"/>
      <w:bookmarkEnd w:id="87"/>
      <w:r w:rsidDel="00000000" w:rsidR="00000000" w:rsidRPr="00000000">
        <w:rPr>
          <w:rtl w:val="0"/>
        </w:rPr>
        <w:t xml:space="preserve">Tổng quan quy trình</w:t>
      </w:r>
    </w:p>
    <w:p w:rsidR="00000000" w:rsidDel="00000000" w:rsidP="00000000" w:rsidRDefault="00000000" w:rsidRPr="00000000" w14:paraId="000002D6">
      <w:pPr>
        <w:rPr/>
      </w:pPr>
      <w:r w:rsidDel="00000000" w:rsidR="00000000" w:rsidRPr="00000000">
        <w:rPr/>
        <w:drawing>
          <wp:inline distB="0" distT="0" distL="0" distR="0">
            <wp:extent cx="5576570" cy="114554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76570" cy="1145540"/>
                    </a:xfrm>
                    <a:prstGeom prst="rect"/>
                    <a:ln/>
                  </pic:spPr>
                </pic:pic>
              </a:graphicData>
            </a:graphic>
          </wp:inline>
        </w:drawing>
      </w:r>
      <w:r w:rsidDel="00000000" w:rsidR="00000000" w:rsidRPr="00000000">
        <w:rPr>
          <w:rtl w:val="0"/>
        </w:rPr>
      </w:r>
    </w:p>
    <w:sdt>
      <w:sdtPr>
        <w:id w:val="1060718467"/>
        <w:tag w:val="goog_rdk_365"/>
      </w:sdtPr>
      <w:sdtContent>
        <w:p w:rsidR="00000000" w:rsidDel="00000000" w:rsidP="00000000" w:rsidRDefault="00000000" w:rsidRPr="00000000" w14:paraId="000002D7">
          <w:pPr>
            <w:pBdr>
              <w:top w:space="0" w:sz="0" w:val="nil"/>
              <w:left w:space="0" w:sz="0" w:val="nil"/>
              <w:bottom w:space="0" w:sz="0" w:val="nil"/>
              <w:right w:space="0" w:sz="0" w:val="nil"/>
              <w:between w:space="0" w:sz="0" w:val="nil"/>
            </w:pBdr>
            <w:spacing w:line="240" w:lineRule="auto"/>
            <w:jc w:val="center"/>
            <w:rPr>
              <w:ins w:author="Văn Trung" w:id="98" w:date="2026-07-12T16:2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3.4: Mô hình tổng quan: Quy trình quản lý danh mục dự án </w:t>
          </w:r>
          <w:sdt>
            <w:sdtPr>
              <w:id w:val="1587303362"/>
              <w:tag w:val="goog_rdk_363"/>
            </w:sdtPr>
            <w:sdtContent>
              <w:commentRangeStart w:id="51"/>
            </w:sdtContent>
          </w:sdt>
          <w:r w:rsidDel="00000000" w:rsidR="00000000" w:rsidRPr="00000000">
            <w:rPr>
              <w:rFonts w:ascii="Times New Roman" w:cs="Times New Roman" w:eastAsia="Times New Roman" w:hAnsi="Times New Roman"/>
              <w:color w:val="000000"/>
              <w:rtl w:val="0"/>
            </w:rPr>
            <w:t xml:space="preserve">&amp;</w:t>
          </w:r>
          <w:commentRangeEnd w:id="51"/>
          <w:r w:rsidDel="00000000" w:rsidR="00000000" w:rsidRPr="00000000">
            <w:commentReference w:id="51"/>
          </w:r>
          <w:r w:rsidDel="00000000" w:rsidR="00000000" w:rsidRPr="00000000">
            <w:rPr>
              <w:rFonts w:ascii="Times New Roman" w:cs="Times New Roman" w:eastAsia="Times New Roman" w:hAnsi="Times New Roman"/>
              <w:color w:val="000000"/>
              <w:rtl w:val="0"/>
            </w:rPr>
            <w:t xml:space="preserve"> phân bổ nguồn lực</w:t>
          </w:r>
          <w:sdt>
            <w:sdtPr>
              <w:id w:val="2014644567"/>
              <w:tag w:val="goog_rdk_364"/>
            </w:sdtPr>
            <w:sdtContent>
              <w:ins w:author="Văn Trung" w:id="98" w:date="2026-07-12T16:27:00Z">
                <w:r w:rsidDel="00000000" w:rsidR="00000000" w:rsidRPr="00000000">
                  <w:rPr>
                    <w:rtl w:val="0"/>
                  </w:rPr>
                </w:r>
              </w:ins>
            </w:sdtContent>
          </w:sdt>
        </w:p>
      </w:sdtContent>
    </w:sdt>
    <w:p w:rsidR="00000000" w:rsidDel="00000000" w:rsidP="00000000" w:rsidRDefault="00000000" w:rsidRPr="00000000" w14:paraId="000002D8">
      <w:pPr>
        <w:pStyle w:val="Heading4"/>
        <w:numPr>
          <w:ilvl w:val="3"/>
          <w:numId w:val="1"/>
        </w:numPr>
        <w:ind w:left="1440" w:hanging="360"/>
        <w:rPr/>
      </w:pPr>
      <w:bookmarkStart w:colFirst="0" w:colLast="0" w:name="_heading=h.ruvxv0j3ztk6" w:id="88"/>
      <w:bookmarkEnd w:id="88"/>
      <w:r w:rsidDel="00000000" w:rsidR="00000000" w:rsidRPr="00000000">
        <w:rPr>
          <w:rtl w:val="0"/>
        </w:rPr>
        <w:t xml:space="preserve">Mô hình BPMN chi tiết</w:t>
      </w:r>
    </w:p>
    <w:p w:rsidR="00000000" w:rsidDel="00000000" w:rsidP="00000000" w:rsidRDefault="00000000" w:rsidRPr="00000000" w14:paraId="000002D9">
      <w:pPr>
        <w:rPr/>
      </w:pPr>
      <w:r w:rsidDel="00000000" w:rsidR="00000000" w:rsidRPr="00000000">
        <w:rPr/>
        <w:drawing>
          <wp:inline distB="0" distT="0" distL="0" distR="0">
            <wp:extent cx="5579745" cy="1786255"/>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79745" cy="1786255"/>
                    </a:xfrm>
                    <a:prstGeom prst="rect"/>
                    <a:ln/>
                  </pic:spPr>
                </pic:pic>
              </a:graphicData>
            </a:graphic>
          </wp:inline>
        </w:drawing>
      </w:r>
      <w:r w:rsidDel="00000000" w:rsidR="00000000" w:rsidRPr="00000000">
        <w:rPr>
          <w:rtl w:val="0"/>
        </w:rPr>
      </w:r>
    </w:p>
    <w:sdt>
      <w:sdtPr>
        <w:id w:val="-2012545169"/>
        <w:tag w:val="goog_rdk_368"/>
      </w:sdtPr>
      <w:sdtContent>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jc w:val="center"/>
            <w:rPr>
              <w:ins w:author="Văn Trung" w:id="99" w:date="2026-07-12T16:2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3.5: Mô hình BPMN: Quy trình quản lý danh mục dự án </w:t>
          </w:r>
          <w:sdt>
            <w:sdtPr>
              <w:id w:val="870858205"/>
              <w:tag w:val="goog_rdk_366"/>
            </w:sdtPr>
            <w:sdtContent>
              <w:commentRangeStart w:id="52"/>
            </w:sdtContent>
          </w:sdt>
          <w:r w:rsidDel="00000000" w:rsidR="00000000" w:rsidRPr="00000000">
            <w:rPr>
              <w:rFonts w:ascii="Times New Roman" w:cs="Times New Roman" w:eastAsia="Times New Roman" w:hAnsi="Times New Roman"/>
              <w:color w:val="000000"/>
              <w:rtl w:val="0"/>
            </w:rPr>
            <w:t xml:space="preserve">&amp;</w:t>
          </w:r>
          <w:commentRangeEnd w:id="52"/>
          <w:r w:rsidDel="00000000" w:rsidR="00000000" w:rsidRPr="00000000">
            <w:commentReference w:id="52"/>
          </w:r>
          <w:r w:rsidDel="00000000" w:rsidR="00000000" w:rsidRPr="00000000">
            <w:rPr>
              <w:rFonts w:ascii="Times New Roman" w:cs="Times New Roman" w:eastAsia="Times New Roman" w:hAnsi="Times New Roman"/>
              <w:color w:val="000000"/>
              <w:rtl w:val="0"/>
            </w:rPr>
            <w:t xml:space="preserve"> phân bổ nguồn lực</w:t>
          </w:r>
          <w:sdt>
            <w:sdtPr>
              <w:id w:val="-989658693"/>
              <w:tag w:val="goog_rdk_367"/>
            </w:sdtPr>
            <w:sdtContent>
              <w:ins w:author="Văn Trung" w:id="99" w:date="2026-07-12T16:27:00Z">
                <w:r w:rsidDel="00000000" w:rsidR="00000000" w:rsidRPr="00000000">
                  <w:rPr>
                    <w:rtl w:val="0"/>
                  </w:rPr>
                </w:r>
              </w:ins>
            </w:sdtContent>
          </w:sdt>
        </w:p>
      </w:sdtContent>
    </w:sdt>
    <w:p w:rsidR="00000000" w:rsidDel="00000000" w:rsidP="00000000" w:rsidRDefault="00000000" w:rsidRPr="00000000" w14:paraId="000002DB">
      <w:pPr>
        <w:pStyle w:val="Heading4"/>
        <w:numPr>
          <w:ilvl w:val="3"/>
          <w:numId w:val="1"/>
        </w:numPr>
        <w:ind w:left="1440" w:hanging="360"/>
        <w:rPr/>
      </w:pPr>
      <w:bookmarkStart w:colFirst="0" w:colLast="0" w:name="_heading=h.gt60w94172b6" w:id="89"/>
      <w:bookmarkEnd w:id="89"/>
      <w:r w:rsidDel="00000000" w:rsidR="00000000" w:rsidRPr="00000000">
        <w:rPr>
          <w:rtl w:val="0"/>
        </w:rPr>
        <w:t xml:space="preserve">Độ phức tạp</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nsg25q1wk4vf" w:id="90"/>
      <w:bookmarkEnd w:id="90"/>
      <w:r w:rsidDel="00000000" w:rsidR="00000000" w:rsidRPr="00000000">
        <w:rPr>
          <w:rFonts w:ascii="Times New Roman" w:cs="Times New Roman" w:eastAsia="Times New Roman" w:hAnsi="Times New Roman"/>
          <w:color w:val="000000"/>
          <w:rtl w:val="0"/>
        </w:rPr>
        <w:t xml:space="preserve">Bảng 3.6: Độ phức tạp: Quy trình quản lý danh mục dự án </w:t>
      </w:r>
      <w:sdt>
        <w:sdtPr>
          <w:id w:val="-1721594720"/>
          <w:tag w:val="goog_rdk_369"/>
        </w:sdtPr>
        <w:sdtContent>
          <w:commentRangeStart w:id="53"/>
        </w:sdtContent>
      </w:sdt>
      <w:r w:rsidDel="00000000" w:rsidR="00000000" w:rsidRPr="00000000">
        <w:rPr>
          <w:rFonts w:ascii="Times New Roman" w:cs="Times New Roman" w:eastAsia="Times New Roman" w:hAnsi="Times New Roman"/>
          <w:color w:val="000000"/>
          <w:rtl w:val="0"/>
        </w:rPr>
        <w:t xml:space="preserve">&amp;</w:t>
      </w:r>
      <w:commentRangeEnd w:id="53"/>
      <w:r w:rsidDel="00000000" w:rsidR="00000000" w:rsidRPr="00000000">
        <w:commentReference w:id="53"/>
      </w:r>
      <w:r w:rsidDel="00000000" w:rsidR="00000000" w:rsidRPr="00000000">
        <w:rPr>
          <w:rFonts w:ascii="Times New Roman" w:cs="Times New Roman" w:eastAsia="Times New Roman" w:hAnsi="Times New Roman"/>
          <w:color w:val="000000"/>
          <w:rtl w:val="0"/>
        </w:rPr>
        <w:t xml:space="preserve"> phân bổ nguồn lực</w:t>
      </w:r>
    </w:p>
    <w:tbl>
      <w:tblPr>
        <w:tblStyle w:val="Table10"/>
        <w:tblW w:w="8947.0" w:type="dxa"/>
        <w:jc w:val="left"/>
        <w:tblInd w:w="-80.0" w:type="dxa"/>
        <w:tblLayout w:type="fixed"/>
        <w:tblLook w:val="0400"/>
      </w:tblPr>
      <w:tblGrid>
        <w:gridCol w:w="1583"/>
        <w:gridCol w:w="7364"/>
        <w:tblGridChange w:id="0">
          <w:tblGrid>
            <w:gridCol w:w="1583"/>
            <w:gridCol w:w="73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D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D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D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task</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gateway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(6 XOR + 2 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&amp; Join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1 cặp AND-split/AND-join (tách ưu tiên hóa danh mục // đánh giá rủi ro, hội tụ trước khi phân bổ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lặp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2 vòng lặp (điều chỉnh ưu tiên rồi phân bổ lại; đàm phán tiến độ thành công rồi phân bổ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phức tạp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E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 8 cổng điều kiện (đạt mốc &gt;7 điểm tối đa), phản ánh tính chất điều phối đa chiều của quản lý danh mục dự án</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numPr>
          <w:ilvl w:val="2"/>
          <w:numId w:val="1"/>
        </w:numPr>
        <w:ind w:left="1080" w:hanging="360"/>
        <w:rPr/>
      </w:pPr>
      <w:bookmarkStart w:colFirst="0" w:colLast="0" w:name="_heading=h.k4ijpiag1e10" w:id="91"/>
      <w:bookmarkEnd w:id="91"/>
      <w:sdt>
        <w:sdtPr>
          <w:id w:val="-1733683547"/>
          <w:tag w:val="goog_rdk_371"/>
        </w:sdtPr>
        <w:sdtContent>
          <w:ins w:author="Văn Trung" w:id="100" w:date="2026-07-12T16:29:00Z">
            <w:r w:rsidDel="00000000" w:rsidR="00000000" w:rsidRPr="00000000">
              <w:rPr>
                <w:rtl w:val="0"/>
              </w:rPr>
              <w:t xml:space="preserve">Mô tả quy trình hiện có</w:t>
            </w:r>
          </w:ins>
        </w:sdtContent>
      </w:sdt>
      <w:r w:rsidDel="00000000" w:rsidR="00000000" w:rsidRPr="00000000">
        <w:rPr>
          <w:rtl w:val="0"/>
        </w:rPr>
      </w:r>
    </w:p>
    <w:sdt>
      <w:sdtPr>
        <w:id w:val="-1647392290"/>
        <w:tag w:val="goog_rdk_373"/>
      </w:sdtPr>
      <w:sdtContent>
        <w:p w:rsidR="00000000" w:rsidDel="00000000" w:rsidP="00000000" w:rsidRDefault="00000000" w:rsidRPr="00000000" w14:paraId="000002EB">
          <w:pPr>
            <w:ind w:left="227" w:firstLine="0"/>
            <w:rPr>
              <w:rPrChange w:author="Văn Trung" w:id="102" w:date="2026-07-12T16:28:00Z">
                <w:rPr/>
              </w:rPrChange>
            </w:rPr>
            <w:pPrChange w:author="Văn Trung" w:id="0" w:date="2026-07-12T16:28:00Z">
              <w:pPr>
                <w:pStyle w:val="Heading2"/>
                <w:numPr>
                  <w:ilvl w:val="1"/>
                  <w:numId w:val="1"/>
                </w:numPr>
                <w:ind w:left="720" w:hanging="360"/>
              </w:pPr>
            </w:pPrChange>
          </w:pPr>
          <w:r w:rsidDel="00000000" w:rsidR="00000000" w:rsidRPr="00000000">
            <w:rPr>
              <w:rtl w:val="0"/>
            </w:rPr>
            <w:t xml:space="preserve">Quy trình hiện dựa nhiều vào bảng tính Excel chia sẻ qua email: PM gửi yêu cầu nguồn lực, PMO tổng hợp thủ công tình trạng bận của từng nhân sự, ưu tiên hóa danh mục dựa trên kinh nghiệm và áp lực deadline hơn là mô hình tính điểm chính thức. Khi xảy ra xung đột phân bổ, PMO phải họp trực tiếp với các PM liên quan để thương lượng lại; với dự án thuê ngoài quốc tế, việc renegotiate tiến độ với khách hàng phải qua Sales/BOD.</w:t>
          </w:r>
          <w:sdt>
            <w:sdtPr>
              <w:id w:val="-1052870621"/>
              <w:tag w:val="goog_rdk_372"/>
            </w:sdtPr>
            <w:sdtContent>
              <w:del w:author="Văn Trung" w:id="101" w:date="2026-07-12T16:29:00Z">
                <w:r w:rsidDel="00000000" w:rsidR="00000000" w:rsidRPr="00000000">
                  <w:rPr>
                    <w:rtl w:val="0"/>
                  </w:rPr>
                  <w:delText xml:space="preserve">Chủ đề cấp độ 2</w:delText>
                </w:r>
              </w:del>
            </w:sdtContent>
          </w:sdt>
          <w:r w:rsidDel="00000000" w:rsidR="00000000" w:rsidRPr="00000000">
            <w:rPr>
              <w:rtl w:val="0"/>
            </w:rPr>
          </w:r>
        </w:p>
      </w:sdtContent>
    </w:sdt>
    <w:p w:rsidR="00000000" w:rsidDel="00000000" w:rsidP="00000000" w:rsidRDefault="00000000" w:rsidRPr="00000000" w14:paraId="000002EC">
      <w:pPr>
        <w:pStyle w:val="Heading3"/>
        <w:numPr>
          <w:ilvl w:val="2"/>
          <w:numId w:val="1"/>
        </w:numPr>
        <w:ind w:left="1080" w:hanging="360"/>
        <w:rPr/>
      </w:pPr>
      <w:bookmarkStart w:colFirst="0" w:colLast="0" w:name="_heading=h.38kruoba89vf" w:id="92"/>
      <w:bookmarkEnd w:id="92"/>
      <w:r w:rsidDel="00000000" w:rsidR="00000000" w:rsidRPr="00000000">
        <w:rPr>
          <w:rtl w:val="0"/>
        </w:rPr>
        <w:t xml:space="preserve">Sơ đồ tổ chức</w:t>
      </w:r>
    </w:p>
    <w:p w:rsidR="00000000" w:rsidDel="00000000" w:rsidP="00000000" w:rsidRDefault="00000000" w:rsidRPr="00000000" w14:paraId="000002ED">
      <w:pPr>
        <w:jc w:val="center"/>
        <w:rPr/>
      </w:pPr>
      <w:r w:rsidDel="00000000" w:rsidR="00000000" w:rsidRPr="00000000">
        <w:rPr>
          <w:color w:val="000000"/>
        </w:rPr>
        <w:drawing>
          <wp:inline distB="0" distT="0" distL="0" distR="0">
            <wp:extent cx="4769485" cy="2720975"/>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769485"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g0asbu1ucdvu" w:id="93"/>
      <w:bookmarkEnd w:id="93"/>
      <w:r w:rsidDel="00000000" w:rsidR="00000000" w:rsidRPr="00000000">
        <w:rPr>
          <w:rFonts w:ascii="Times New Roman" w:cs="Times New Roman" w:eastAsia="Times New Roman" w:hAnsi="Times New Roman"/>
          <w:color w:val="000000"/>
          <w:rtl w:val="0"/>
        </w:rPr>
        <w:t xml:space="preserve">Hình 3.6: Sơ đồ tổ chức: Quy trình quản lý danh mục dự án </w:t>
      </w:r>
      <w:sdt>
        <w:sdtPr>
          <w:id w:val="-219630705"/>
          <w:tag w:val="goog_rdk_374"/>
        </w:sdtPr>
        <w:sdtContent>
          <w:commentRangeStart w:id="54"/>
        </w:sdtContent>
      </w:sdt>
      <w:r w:rsidDel="00000000" w:rsidR="00000000" w:rsidRPr="00000000">
        <w:rPr>
          <w:rFonts w:ascii="Times New Roman" w:cs="Times New Roman" w:eastAsia="Times New Roman" w:hAnsi="Times New Roman"/>
          <w:color w:val="000000"/>
          <w:rtl w:val="0"/>
        </w:rPr>
        <w:t xml:space="preserve">&amp; </w:t>
      </w:r>
      <w:commentRangeEnd w:id="54"/>
      <w:r w:rsidDel="00000000" w:rsidR="00000000" w:rsidRPr="00000000">
        <w:commentReference w:id="54"/>
      </w:r>
      <w:r w:rsidDel="00000000" w:rsidR="00000000" w:rsidRPr="00000000">
        <w:rPr>
          <w:rFonts w:ascii="Times New Roman" w:cs="Times New Roman" w:eastAsia="Times New Roman" w:hAnsi="Times New Roman"/>
          <w:color w:val="000000"/>
          <w:rtl w:val="0"/>
        </w:rPr>
        <w:t xml:space="preserve">phân bổ nguồn lực</w:t>
      </w:r>
    </w:p>
    <w:p w:rsidR="00000000" w:rsidDel="00000000" w:rsidP="00000000" w:rsidRDefault="00000000" w:rsidRPr="00000000" w14:paraId="000002EF">
      <w:pPr>
        <w:pStyle w:val="Heading3"/>
        <w:numPr>
          <w:ilvl w:val="2"/>
          <w:numId w:val="1"/>
        </w:numPr>
        <w:ind w:left="1080" w:hanging="360"/>
        <w:rPr/>
      </w:pPr>
      <w:bookmarkStart w:colFirst="0" w:colLast="0" w:name="_heading=h.m27162b0j6um" w:id="94"/>
      <w:bookmarkEnd w:id="94"/>
      <w:sdt>
        <w:sdtPr>
          <w:id w:val="-432658935"/>
          <w:tag w:val="goog_rdk_376"/>
        </w:sdtPr>
        <w:sdtContent>
          <w:ins w:author="Văn Trung" w:id="103" w:date="2026-07-12T16:30:00Z">
            <w:r w:rsidDel="00000000" w:rsidR="00000000" w:rsidRPr="00000000">
              <w:rPr>
                <w:rtl w:val="0"/>
              </w:rPr>
              <w:t xml:space="preserve">Kế hoạch làm việc</w:t>
            </w:r>
          </w:ins>
        </w:sdtContent>
      </w:sdt>
      <w:sdt>
        <w:sdtPr>
          <w:id w:val="-617206132"/>
          <w:tag w:val="goog_rdk_377"/>
        </w:sdtPr>
        <w:sdtContent>
          <w:del w:author="Văn Trung" w:id="103" w:date="2026-07-12T16:30:00Z">
            <w:r w:rsidDel="00000000" w:rsidR="00000000" w:rsidRPr="00000000">
              <w:rPr>
                <w:rtl w:val="0"/>
              </w:rPr>
              <w:delText xml:space="preserve">Chủ đề cấp độ 3</w:delText>
            </w:r>
          </w:del>
        </w:sdtContent>
      </w:sdt>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kz5decvdrs2k" w:id="95"/>
      <w:bookmarkEnd w:id="95"/>
      <w:r w:rsidDel="00000000" w:rsidR="00000000" w:rsidRPr="00000000">
        <w:rPr>
          <w:rFonts w:ascii="Times New Roman" w:cs="Times New Roman" w:eastAsia="Times New Roman" w:hAnsi="Times New Roman"/>
          <w:color w:val="000000"/>
          <w:rtl w:val="0"/>
        </w:rPr>
        <w:t xml:space="preserve">Bảng 3.7: Kế hoạch làm việc theo tuần: Quy trình quản lý danh mục dự án </w:t>
      </w:r>
      <w:sdt>
        <w:sdtPr>
          <w:id w:val="1055949326"/>
          <w:tag w:val="goog_rdk_378"/>
        </w:sdtPr>
        <w:sdtContent>
          <w:commentRangeStart w:id="55"/>
        </w:sdtContent>
      </w:sdt>
      <w:r w:rsidDel="00000000" w:rsidR="00000000" w:rsidRPr="00000000">
        <w:rPr>
          <w:rFonts w:ascii="Times New Roman" w:cs="Times New Roman" w:eastAsia="Times New Roman" w:hAnsi="Times New Roman"/>
          <w:color w:val="000000"/>
          <w:rtl w:val="0"/>
        </w:rPr>
        <w:t xml:space="preserve">&amp;</w:t>
      </w:r>
      <w:commentRangeEnd w:id="55"/>
      <w:r w:rsidDel="00000000" w:rsidR="00000000" w:rsidRPr="00000000">
        <w:commentReference w:id="55"/>
      </w:r>
      <w:r w:rsidDel="00000000" w:rsidR="00000000" w:rsidRPr="00000000">
        <w:rPr>
          <w:rFonts w:ascii="Times New Roman" w:cs="Times New Roman" w:eastAsia="Times New Roman" w:hAnsi="Times New Roman"/>
          <w:color w:val="000000"/>
          <w:rtl w:val="0"/>
        </w:rPr>
        <w:t xml:space="preserve"> phân bổ nguồn lực</w:t>
      </w:r>
    </w:p>
    <w:tbl>
      <w:tblPr>
        <w:tblStyle w:val="Table11"/>
        <w:tblW w:w="8947.0" w:type="dxa"/>
        <w:jc w:val="left"/>
        <w:tblInd w:w="-80.0" w:type="dxa"/>
        <w:tblLayout w:type="fixed"/>
        <w:tblLook w:val="0400"/>
      </w:tblPr>
      <w:tblGrid>
        <w:gridCol w:w="1159"/>
        <w:gridCol w:w="1869"/>
        <w:gridCol w:w="5919"/>
        <w:tblGridChange w:id="0">
          <w:tblGrid>
            <w:gridCol w:w="1159"/>
            <w:gridCol w:w="1869"/>
            <w:gridCol w:w="591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F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F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F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yêu cầu nguồn lực tuần tới từ các PM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 bận của từng nhân sự, đối chiếu kỹ năng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COO/BOD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Họp ưu tiên hóa danh mục dự án theo giá trị hợp đồng </w:t>
            </w:r>
            <w:sdt>
              <w:sdtPr>
                <w:id w:val="-97624116"/>
                <w:tag w:val="goog_rdk_379"/>
              </w:sdtPr>
              <w:sdtContent>
                <w:commentRangeStart w:id="56"/>
              </w:sdtContent>
            </w:sdt>
            <w:r w:rsidDel="00000000" w:rsidR="00000000" w:rsidRPr="00000000">
              <w:rPr>
                <w:rFonts w:ascii="Times New Roman" w:cs="Times New Roman" w:eastAsia="Times New Roman" w:hAnsi="Times New Roman"/>
                <w:rtl w:val="0"/>
              </w:rPr>
              <w:t xml:space="preserve">&amp;</w:t>
            </w:r>
            <w:commentRangeEnd w:id="56"/>
            <w:r w:rsidDel="00000000" w:rsidR="00000000" w:rsidRPr="00000000">
              <w:commentReference w:id="56"/>
            </w:r>
            <w:r w:rsidDel="00000000" w:rsidR="00000000" w:rsidRPr="00000000">
              <w:rPr>
                <w:rFonts w:ascii="Times New Roman" w:cs="Times New Roman" w:eastAsia="Times New Roman" w:hAnsi="Times New Roman"/>
                <w:rtl w:val="0"/>
              </w:rPr>
              <w:t xml:space="preserve"> rủi 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2F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bổ chính thức, thông báo cho PM </w:t>
            </w:r>
            <w:sdt>
              <w:sdtPr>
                <w:id w:val="3855179"/>
                <w:tag w:val="goog_rdk_380"/>
              </w:sdtPr>
              <w:sdtContent>
                <w:commentRangeStart w:id="57"/>
              </w:sdtContent>
            </w:sdt>
            <w:r w:rsidDel="00000000" w:rsidR="00000000" w:rsidRPr="00000000">
              <w:rPr>
                <w:rFonts w:ascii="Times New Roman" w:cs="Times New Roman" w:eastAsia="Times New Roman" w:hAnsi="Times New Roman"/>
                <w:rtl w:val="0"/>
              </w:rPr>
              <w:t xml:space="preserve">&amp;</w:t>
            </w:r>
            <w:commentRangeEnd w:id="57"/>
            <w:r w:rsidDel="00000000" w:rsidR="00000000" w:rsidRPr="00000000">
              <w:commentReference w:id="57"/>
            </w:r>
            <w:r w:rsidDel="00000000" w:rsidR="00000000" w:rsidRPr="00000000">
              <w:rPr>
                <w:rFonts w:ascii="Times New Roman" w:cs="Times New Roman" w:eastAsia="Times New Roman" w:hAnsi="Times New Roman"/>
                <w:rtl w:val="0"/>
              </w:rPr>
              <w:t xml:space="preserve">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utilization thực tế, ghi nhận xung đột phát sinh</w:t>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numPr>
          <w:ilvl w:val="2"/>
          <w:numId w:val="1"/>
        </w:numPr>
        <w:ind w:left="1080" w:hanging="360"/>
        <w:rPr/>
      </w:pPr>
      <w:bookmarkStart w:colFirst="0" w:colLast="0" w:name="_heading=h.ta3zk8o24j96" w:id="96"/>
      <w:bookmarkEnd w:id="96"/>
      <w:r w:rsidDel="00000000" w:rsidR="00000000" w:rsidRPr="00000000">
        <w:rPr>
          <w:rtl w:val="0"/>
        </w:rPr>
        <w:t xml:space="preserve">Thuật ngữ và sổ tay</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kw3caspika3a" w:id="97"/>
      <w:bookmarkEnd w:id="97"/>
      <w:r w:rsidDel="00000000" w:rsidR="00000000" w:rsidRPr="00000000">
        <w:rPr>
          <w:rFonts w:ascii="Times New Roman" w:cs="Times New Roman" w:eastAsia="Times New Roman" w:hAnsi="Times New Roman"/>
          <w:color w:val="000000"/>
          <w:rtl w:val="0"/>
        </w:rPr>
        <w:t xml:space="preserve">Bảng 3.8: Thuật ngữ và sổ tay: Quy trình quản lý dự án </w:t>
      </w:r>
      <w:sdt>
        <w:sdtPr>
          <w:id w:val="-973941357"/>
          <w:tag w:val="goog_rdk_381"/>
        </w:sdtPr>
        <w:sdtContent>
          <w:commentRangeStart w:id="58"/>
        </w:sdtContent>
      </w:sdt>
      <w:r w:rsidDel="00000000" w:rsidR="00000000" w:rsidRPr="00000000">
        <w:rPr>
          <w:rFonts w:ascii="Times New Roman" w:cs="Times New Roman" w:eastAsia="Times New Roman" w:hAnsi="Times New Roman"/>
          <w:color w:val="000000"/>
          <w:rtl w:val="0"/>
        </w:rPr>
        <w:t xml:space="preserve">&amp;</w:t>
      </w:r>
      <w:commentRangeEnd w:id="58"/>
      <w:r w:rsidDel="00000000" w:rsidR="00000000" w:rsidRPr="00000000">
        <w:commentReference w:id="58"/>
      </w:r>
      <w:r w:rsidDel="00000000" w:rsidR="00000000" w:rsidRPr="00000000">
        <w:rPr>
          <w:rFonts w:ascii="Times New Roman" w:cs="Times New Roman" w:eastAsia="Times New Roman" w:hAnsi="Times New Roman"/>
          <w:color w:val="000000"/>
          <w:rtl w:val="0"/>
        </w:rPr>
        <w:t xml:space="preserve"> phân bổ nguồn lực</w:t>
      </w:r>
    </w:p>
    <w:tbl>
      <w:tblPr>
        <w:tblStyle w:val="Table12"/>
        <w:tblW w:w="8947.0" w:type="dxa"/>
        <w:jc w:val="left"/>
        <w:tblInd w:w="-80.0" w:type="dxa"/>
        <w:tblLayout w:type="fixed"/>
        <w:tblLook w:val="0400"/>
      </w:tblPr>
      <w:tblGrid>
        <w:gridCol w:w="2365"/>
        <w:gridCol w:w="6582"/>
        <w:tblGridChange w:id="0">
          <w:tblGrid>
            <w:gridCol w:w="2365"/>
            <w:gridCol w:w="658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0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0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Định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thời gian làm việc thực tế của nhân sự trên tổng thời gian sẵn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pool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hợp nhân sự sẵn có để phân bổ cho các dự 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prioritization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hóa danh mục dự án theo giá trị/rủi ro/deadline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0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đẩy vấn đề chưa giải quyết được lên cấp cao hơn (BOD)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1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1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Office – bộ phận điều phối danh mục dự 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1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1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sự chưa được phân bổ vào dự án cụ thể</w:t>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numPr>
          <w:ilvl w:val="2"/>
          <w:numId w:val="1"/>
        </w:numPr>
        <w:ind w:left="1080" w:hanging="360"/>
        <w:rPr/>
      </w:pPr>
      <w:bookmarkStart w:colFirst="0" w:colLast="0" w:name="_heading=h.3vrk7l6v6j1t" w:id="98"/>
      <w:bookmarkEnd w:id="98"/>
      <w:r w:rsidDel="00000000" w:rsidR="00000000" w:rsidRPr="00000000">
        <w:rPr>
          <w:rtl w:val="0"/>
        </w:rPr>
        <w:t xml:space="preserve">Biểu mẫu</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hdl7gar94cvg" w:id="99"/>
      <w:bookmarkEnd w:id="99"/>
      <w:r w:rsidDel="00000000" w:rsidR="00000000" w:rsidRPr="00000000">
        <w:rPr>
          <w:rFonts w:ascii="Times New Roman" w:cs="Times New Roman" w:eastAsia="Times New Roman" w:hAnsi="Times New Roman"/>
          <w:color w:val="000000"/>
          <w:rtl w:val="0"/>
        </w:rPr>
        <w:t xml:space="preserve">Bảng 3.9: Biểu mẫu: Resource Request Form: Quy trình quản lý danh mục dự án </w:t>
      </w:r>
      <w:sdt>
        <w:sdtPr>
          <w:id w:val="-1702764781"/>
          <w:tag w:val="goog_rdk_382"/>
        </w:sdtPr>
        <w:sdtContent>
          <w:commentRangeStart w:id="59"/>
        </w:sdtContent>
      </w:sdt>
      <w:r w:rsidDel="00000000" w:rsidR="00000000" w:rsidRPr="00000000">
        <w:rPr>
          <w:rFonts w:ascii="Times New Roman" w:cs="Times New Roman" w:eastAsia="Times New Roman" w:hAnsi="Times New Roman"/>
          <w:color w:val="000000"/>
          <w:rtl w:val="0"/>
        </w:rPr>
        <w:t xml:space="preserve">&amp;</w:t>
      </w:r>
      <w:commentRangeEnd w:id="59"/>
      <w:r w:rsidDel="00000000" w:rsidR="00000000" w:rsidRPr="00000000">
        <w:commentReference w:id="59"/>
      </w:r>
      <w:r w:rsidDel="00000000" w:rsidR="00000000" w:rsidRPr="00000000">
        <w:rPr>
          <w:rFonts w:ascii="Times New Roman" w:cs="Times New Roman" w:eastAsia="Times New Roman" w:hAnsi="Times New Roman"/>
          <w:color w:val="000000"/>
          <w:rtl w:val="0"/>
        </w:rPr>
        <w:t xml:space="preserve"> phân bổ nguồn lực</w:t>
      </w:r>
    </w:p>
    <w:tbl>
      <w:tblPr>
        <w:tblStyle w:val="Table13"/>
        <w:tblW w:w="8947.0" w:type="dxa"/>
        <w:jc w:val="left"/>
        <w:tblInd w:w="-80.0" w:type="dxa"/>
        <w:tblLayout w:type="fixed"/>
        <w:tblLook w:val="0400"/>
      </w:tblPr>
      <w:tblGrid>
        <w:gridCol w:w="1145"/>
        <w:gridCol w:w="1286"/>
        <w:gridCol w:w="1839"/>
        <w:gridCol w:w="1101"/>
        <w:gridCol w:w="2165"/>
        <w:gridCol w:w="1411"/>
        <w:tblGridChange w:id="0">
          <w:tblGrid>
            <w:gridCol w:w="1145"/>
            <w:gridCol w:w="1286"/>
            <w:gridCol w:w="1839"/>
            <w:gridCol w:w="1101"/>
            <w:gridCol w:w="2165"/>
            <w:gridCol w:w="14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dự án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cần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Kỹ năng yêu cầu</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lượng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Từ ngày – Đến ngày</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ưu tiên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1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1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1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dp03mpofgpye" w:id="100"/>
      <w:bookmarkEnd w:id="100"/>
      <w:r w:rsidDel="00000000" w:rsidR="00000000" w:rsidRPr="00000000">
        <w:rPr>
          <w:rFonts w:ascii="Times New Roman" w:cs="Times New Roman" w:eastAsia="Times New Roman" w:hAnsi="Times New Roman"/>
          <w:color w:val="000000"/>
          <w:rtl w:val="0"/>
        </w:rPr>
        <w:t xml:space="preserve">Bảng 3.10: Biểu mẫu: Resource Allocation Sheet: </w:t>
      </w:r>
      <w:sdt>
        <w:sdtPr>
          <w:id w:val="-15526858"/>
          <w:tag w:val="goog_rdk_383"/>
        </w:sdtPr>
        <w:sdtContent>
          <w:commentRangeStart w:id="60"/>
        </w:sdtContent>
      </w:sdt>
      <w:r w:rsidDel="00000000" w:rsidR="00000000" w:rsidRPr="00000000">
        <w:rPr>
          <w:rFonts w:ascii="Times New Roman" w:cs="Times New Roman" w:eastAsia="Times New Roman" w:hAnsi="Times New Roman"/>
          <w:color w:val="000000"/>
          <w:rtl w:val="0"/>
        </w:rPr>
        <w:t xml:space="preserve">Quy trỉnh</w:t>
      </w:r>
      <w:commentRangeEnd w:id="60"/>
      <w:r w:rsidDel="00000000" w:rsidR="00000000" w:rsidRPr="00000000">
        <w:commentReference w:id="60"/>
      </w:r>
      <w:r w:rsidDel="00000000" w:rsidR="00000000" w:rsidRPr="00000000">
        <w:rPr>
          <w:rFonts w:ascii="Times New Roman" w:cs="Times New Roman" w:eastAsia="Times New Roman" w:hAnsi="Times New Roman"/>
          <w:color w:val="000000"/>
          <w:rtl w:val="0"/>
        </w:rPr>
        <w:t xml:space="preserve"> quản lý danh mục dự án </w:t>
      </w:r>
      <w:sdt>
        <w:sdtPr>
          <w:id w:val="1020345793"/>
          <w:tag w:val="goog_rdk_384"/>
        </w:sdtPr>
        <w:sdtContent>
          <w:commentRangeStart w:id="61"/>
        </w:sdtContent>
      </w:sdt>
      <w:r w:rsidDel="00000000" w:rsidR="00000000" w:rsidRPr="00000000">
        <w:rPr>
          <w:rFonts w:ascii="Times New Roman" w:cs="Times New Roman" w:eastAsia="Times New Roman" w:hAnsi="Times New Roman"/>
          <w:color w:val="000000"/>
          <w:rtl w:val="0"/>
        </w:rPr>
        <w:t xml:space="preserve">&amp;</w:t>
      </w:r>
      <w:commentRangeEnd w:id="61"/>
      <w:r w:rsidDel="00000000" w:rsidR="00000000" w:rsidRPr="00000000">
        <w:commentReference w:id="61"/>
      </w:r>
      <w:r w:rsidDel="00000000" w:rsidR="00000000" w:rsidRPr="00000000">
        <w:rPr>
          <w:rFonts w:ascii="Times New Roman" w:cs="Times New Roman" w:eastAsia="Times New Roman" w:hAnsi="Times New Roman"/>
          <w:color w:val="000000"/>
          <w:rtl w:val="0"/>
        </w:rPr>
        <w:t xml:space="preserve"> phân bổ nguồn lực</w:t>
      </w:r>
    </w:p>
    <w:tbl>
      <w:tblPr>
        <w:tblStyle w:val="Table14"/>
        <w:tblW w:w="8990.0" w:type="dxa"/>
        <w:jc w:val="left"/>
        <w:tblInd w:w="-80.0" w:type="dxa"/>
        <w:tblLayout w:type="fixed"/>
        <w:tblLook w:val="0400"/>
      </w:tblPr>
      <w:tblGrid>
        <w:gridCol w:w="1545"/>
        <w:gridCol w:w="844"/>
        <w:gridCol w:w="1389"/>
        <w:gridCol w:w="1090"/>
        <w:gridCol w:w="1208"/>
        <w:gridCol w:w="2914"/>
        <w:tblGridChange w:id="0">
          <w:tblGrid>
            <w:gridCol w:w="1545"/>
            <w:gridCol w:w="844"/>
            <w:gridCol w:w="1389"/>
            <w:gridCol w:w="1090"/>
            <w:gridCol w:w="1208"/>
            <w:gridCol w:w="29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2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nhân sự</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2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Dự án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2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phân bổ</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2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Từ ngày</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2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Đến ngày</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2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 xung đột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2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3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numPr>
          <w:ilvl w:val="1"/>
          <w:numId w:val="1"/>
        </w:numPr>
        <w:ind w:left="720" w:hanging="360"/>
        <w:rPr>
          <w:rFonts w:ascii="Times New Roman" w:cs="Times New Roman" w:eastAsia="Times New Roman" w:hAnsi="Times New Roman"/>
        </w:rPr>
      </w:pPr>
      <w:bookmarkStart w:colFirst="0" w:colLast="0" w:name="_heading=h.f8fe94g7xqll" w:id="101"/>
      <w:bookmarkEnd w:id="101"/>
      <w:sdt>
        <w:sdtPr>
          <w:id w:val="-1751678129"/>
          <w:tag w:val="goog_rdk_386"/>
        </w:sdtPr>
        <w:sdtContent>
          <w:del w:author="Văn Trung" w:id="104" w:date="2026-07-12T16:12:00Z">
            <w:r w:rsidDel="00000000" w:rsidR="00000000" w:rsidRPr="00000000">
              <w:rPr>
                <w:rFonts w:ascii="Times New Roman" w:cs="Times New Roman" w:eastAsia="Times New Roman" w:hAnsi="Times New Roman"/>
                <w:rtl w:val="0"/>
              </w:rPr>
              <w:delText xml:space="preserve">Chủ đề cấp độ 2</w:delText>
            </w:r>
          </w:del>
        </w:sdtContent>
      </w:sdt>
      <w:r w:rsidDel="00000000" w:rsidR="00000000" w:rsidRPr="00000000">
        <w:rPr>
          <w:rFonts w:ascii="Times New Roman" w:cs="Times New Roman" w:eastAsia="Times New Roman" w:hAnsi="Times New Roman"/>
          <w:rtl w:val="0"/>
        </w:rPr>
        <w:t xml:space="preserve">QUY TRÌNH QUẢN LÝ BÁN HÀNG (SALES MANAGEMENT PROCESS)</w:t>
      </w:r>
    </w:p>
    <w:p w:rsidR="00000000" w:rsidDel="00000000" w:rsidP="00000000" w:rsidRDefault="00000000" w:rsidRPr="00000000" w14:paraId="00000333">
      <w:pPr>
        <w:pStyle w:val="Heading3"/>
        <w:numPr>
          <w:ilvl w:val="2"/>
          <w:numId w:val="1"/>
        </w:numPr>
        <w:ind w:left="1080" w:hanging="360"/>
        <w:rPr>
          <w:rFonts w:ascii="Times New Roman" w:cs="Times New Roman" w:eastAsia="Times New Roman" w:hAnsi="Times New Roman"/>
        </w:rPr>
      </w:pPr>
      <w:bookmarkStart w:colFirst="0" w:colLast="0" w:name="_heading=h.19lz6qmpwn89" w:id="102"/>
      <w:bookmarkEnd w:id="102"/>
      <w:sdt>
        <w:sdtPr>
          <w:id w:val="1689585254"/>
          <w:tag w:val="goog_rdk_388"/>
        </w:sdtPr>
        <w:sdtContent>
          <w:del w:author="Văn Trung" w:id="105" w:date="2026-07-12T16:12:00Z">
            <w:r w:rsidDel="00000000" w:rsidR="00000000" w:rsidRPr="00000000">
              <w:rPr>
                <w:rFonts w:ascii="Times New Roman" w:cs="Times New Roman" w:eastAsia="Times New Roman" w:hAnsi="Times New Roman"/>
                <w:rtl w:val="0"/>
              </w:rPr>
              <w:delText xml:space="preserve">Chủ đề cấp độ 3</w:delText>
            </w:r>
          </w:del>
        </w:sdtContent>
      </w:sdt>
      <w:sdt>
        <w:sdtPr>
          <w:id w:val="2033229005"/>
          <w:tag w:val="goog_rdk_389"/>
        </w:sdtPr>
        <w:sdtContent>
          <w:ins w:author="Văn Trung" w:id="105" w:date="2026-07-12T16:12:00Z">
            <w:r w:rsidDel="00000000" w:rsidR="00000000" w:rsidRPr="00000000">
              <w:rPr>
                <w:rFonts w:ascii="Times New Roman" w:cs="Times New Roman" w:eastAsia="Times New Roman" w:hAnsi="Times New Roman"/>
                <w:rtl w:val="0"/>
              </w:rPr>
              <w:t xml:space="preserve">Mô hình hóa quy trình</w:t>
            </w:r>
          </w:ins>
        </w:sdtContent>
      </w:sdt>
      <w:r w:rsidDel="00000000" w:rsidR="00000000" w:rsidRPr="00000000">
        <w:rPr>
          <w:rtl w:val="0"/>
        </w:rPr>
      </w:r>
    </w:p>
    <w:p w:rsidR="00000000" w:rsidDel="00000000" w:rsidP="00000000" w:rsidRDefault="00000000" w:rsidRPr="00000000" w14:paraId="00000334">
      <w:pPr>
        <w:pStyle w:val="Heading4"/>
        <w:numPr>
          <w:ilvl w:val="3"/>
          <w:numId w:val="1"/>
        </w:numPr>
        <w:ind w:left="1440" w:hanging="360"/>
        <w:rPr/>
      </w:pPr>
      <w:bookmarkStart w:colFirst="0" w:colLast="0" w:name="_heading=h.sjgtehhh52i8" w:id="103"/>
      <w:bookmarkEnd w:id="103"/>
      <w:r w:rsidDel="00000000" w:rsidR="00000000" w:rsidRPr="00000000">
        <w:rPr>
          <w:rtl w:val="0"/>
        </w:rPr>
        <w:t xml:space="preserve">Tổng quan quy trình</w:t>
      </w:r>
    </w:p>
    <w:p w:rsidR="00000000" w:rsidDel="00000000" w:rsidP="00000000" w:rsidRDefault="00000000" w:rsidRPr="00000000" w14:paraId="00000335">
      <w:pPr>
        <w:rPr/>
      </w:pPr>
      <w:r w:rsidDel="00000000" w:rsidR="00000000" w:rsidRPr="00000000">
        <w:rPr/>
        <w:drawing>
          <wp:inline distB="0" distT="0" distL="0" distR="0">
            <wp:extent cx="5573395" cy="1146175"/>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73395" cy="1146175"/>
                    </a:xfrm>
                    <a:prstGeom prst="rect"/>
                    <a:ln/>
                  </pic:spPr>
                </pic:pic>
              </a:graphicData>
            </a:graphic>
          </wp:inline>
        </w:drawing>
      </w:r>
      <w:r w:rsidDel="00000000" w:rsidR="00000000" w:rsidRPr="00000000">
        <w:rPr>
          <w:rtl w:val="0"/>
        </w:rPr>
      </w:r>
    </w:p>
    <w:sdt>
      <w:sdtPr>
        <w:id w:val="80932379"/>
        <w:tag w:val="goog_rdk_391"/>
      </w:sdtPr>
      <w:sdtContent>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40" w:lineRule="auto"/>
            <w:jc w:val="center"/>
            <w:rPr>
              <w:ins w:author="Văn Trung" w:id="106" w:date="2026-07-12T16:2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3.7: Mô hình tổng quan: Quy trình quản lý bán hàng</w:t>
          </w:r>
          <w:sdt>
            <w:sdtPr>
              <w:id w:val="844504835"/>
              <w:tag w:val="goog_rdk_390"/>
            </w:sdtPr>
            <w:sdtContent>
              <w:ins w:author="Văn Trung" w:id="106" w:date="2026-07-12T16:27:00Z">
                <w:r w:rsidDel="00000000" w:rsidR="00000000" w:rsidRPr="00000000">
                  <w:rPr>
                    <w:rtl w:val="0"/>
                  </w:rPr>
                </w:r>
              </w:ins>
            </w:sdtContent>
          </w:sdt>
        </w:p>
      </w:sdtContent>
    </w:sdt>
    <w:p w:rsidR="00000000" w:rsidDel="00000000" w:rsidP="00000000" w:rsidRDefault="00000000" w:rsidRPr="00000000" w14:paraId="00000337">
      <w:pPr>
        <w:pStyle w:val="Heading4"/>
        <w:numPr>
          <w:ilvl w:val="3"/>
          <w:numId w:val="1"/>
        </w:numPr>
        <w:ind w:left="1440" w:hanging="360"/>
        <w:rPr/>
      </w:pPr>
      <w:bookmarkStart w:colFirst="0" w:colLast="0" w:name="_heading=h.gcmja9nmglp5" w:id="104"/>
      <w:bookmarkEnd w:id="104"/>
      <w:r w:rsidDel="00000000" w:rsidR="00000000" w:rsidRPr="00000000">
        <w:rPr>
          <w:rtl w:val="0"/>
        </w:rPr>
        <w:t xml:space="preserve">Mô hình BPMN chi tiết</w:t>
      </w:r>
    </w:p>
    <w:sdt>
      <w:sdtPr>
        <w:id w:val="-1411619097"/>
        <w:tag w:val="goog_rdk_394"/>
      </w:sdtPr>
      <w:sdtContent>
        <w:p w:rsidR="00000000" w:rsidDel="00000000" w:rsidP="00000000" w:rsidRDefault="00000000" w:rsidRPr="00000000" w14:paraId="00000338">
          <w:pPr>
            <w:rPr>
              <w:ins w:author="Văn Trung" w:id="107" w:date="2026-07-12T16:27:00Z"/>
              <w:rPrChange w:author="Văn Trung" w:id="108" w:date="2026-07-12T16:27:00Z">
                <w:rPr>
                  <w:rFonts w:ascii="Times New Roman" w:cs="Times New Roman" w:eastAsia="Times New Roman" w:hAnsi="Times New Roman"/>
                </w:rPr>
              </w:rPrChange>
            </w:rPr>
          </w:pPr>
          <w:r w:rsidDel="00000000" w:rsidR="00000000" w:rsidRPr="00000000">
            <w:rPr/>
            <w:drawing>
              <wp:inline distB="0" distT="0" distL="0" distR="0">
                <wp:extent cx="5579745" cy="172593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579745" cy="1725930"/>
                        </a:xfrm>
                        <a:prstGeom prst="rect"/>
                        <a:ln/>
                      </pic:spPr>
                    </pic:pic>
                  </a:graphicData>
                </a:graphic>
              </wp:inline>
            </w:drawing>
          </w:r>
          <w:sdt>
            <w:sdtPr>
              <w:id w:val="1213235588"/>
              <w:tag w:val="goog_rdk_392"/>
            </w:sdtPr>
            <w:sdtContent>
              <w:ins w:author="Văn Trung" w:id="107" w:date="2026-07-12T16:27:00Z"/>
              <w:sdt>
                <w:sdtPr>
                  <w:id w:val="-1529085740"/>
                  <w:tag w:val="goog_rdk_393"/>
                </w:sdtPr>
                <w:sdtContent>
                  <w:ins w:author="Văn Trung" w:id="107" w:date="2026-07-12T16:27:00Z">
                    <w:r w:rsidDel="00000000" w:rsidR="00000000" w:rsidRPr="00000000">
                      <w:rPr>
                        <w:rtl w:val="0"/>
                      </w:rPr>
                    </w:r>
                  </w:ins>
                </w:sdtContent>
              </w:sdt>
              <w:ins w:author="Văn Trung" w:id="107" w:date="2026-07-12T16:27:00Z"/>
            </w:sdtContent>
          </w:sdt>
        </w:p>
      </w:sdtContent>
    </w:sdt>
    <w:sdt>
      <w:sdtPr>
        <w:id w:val="723768344"/>
        <w:tag w:val="goog_rdk_399"/>
      </w:sdtPr>
      <w:sdtContent>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Change w:author="Văn Trung" w:id="111" w:date="2026-07-12T16:27:00Z">
                <w:rPr/>
              </w:rPrChange>
            </w:rPr>
            <w:pPrChange w:author="Văn Trung" w:id="0" w:date="2026-07-12T16:27:00Z">
              <w:pPr>
                <w:pStyle w:val="Heading3"/>
                <w:numPr>
                  <w:ilvl w:val="2"/>
                  <w:numId w:val="1"/>
                </w:numPr>
                <w:ind w:left="1080" w:hanging="360"/>
              </w:pPr>
            </w:pPrChange>
          </w:pPr>
          <w:bookmarkStart w:colFirst="0" w:colLast="0" w:name="_heading=h.3a3txmhv7rpl" w:id="105"/>
          <w:bookmarkEnd w:id="105"/>
          <w:sdt>
            <w:sdtPr>
              <w:id w:val="1039076532"/>
              <w:tag w:val="goog_rdk_396"/>
            </w:sdtPr>
            <w:sdtContent>
              <w:ins w:author="Văn Trung" w:id="109" w:date="2026-07-12T16:27:00Z">
                <w:r w:rsidDel="00000000" w:rsidR="00000000" w:rsidRPr="00000000">
                  <w:rPr>
                    <w:rtl w:val="0"/>
                  </w:rPr>
                  <w:t xml:space="preserve">Hình </w:t>
                </w:r>
              </w:ins>
            </w:sdtContent>
          </w:sdt>
          <w:r w:rsidDel="00000000" w:rsidR="00000000" w:rsidRPr="00000000">
            <w:rPr>
              <w:rtl w:val="0"/>
            </w:rPr>
            <w:t xml:space="preserve">3.8:</w:t>
          </w:r>
          <w:sdt>
            <w:sdtPr>
              <w:id w:val="-1755739822"/>
              <w:tag w:val="goog_rdk_397"/>
            </w:sdtPr>
            <w:sdtContent>
              <w:ins w:author="Văn Trung" w:id="110" w:date="2026-07-12T16:27:00Z">
                <w:r w:rsidDel="00000000" w:rsidR="00000000" w:rsidRPr="00000000">
                  <w:rPr>
                    <w:rtl w:val="0"/>
                  </w:rPr>
                  <w:t xml:space="preserve"> </w:t>
                </w:r>
              </w:ins>
            </w:sdtContent>
          </w:sdt>
          <w:r w:rsidDel="00000000" w:rsidR="00000000" w:rsidRPr="00000000">
            <w:rPr>
              <w:rtl w:val="0"/>
            </w:rPr>
            <w:t xml:space="preserve">Mô hình BPMN: Quy trình quản lý bán hàng</w:t>
          </w:r>
          <w:sdt>
            <w:sdtPr>
              <w:id w:val="-1739690091"/>
              <w:tag w:val="goog_rdk_398"/>
            </w:sdtPr>
            <w:sdtContent>
              <w:r w:rsidDel="00000000" w:rsidR="00000000" w:rsidRPr="00000000">
                <w:rPr>
                  <w:rtl w:val="0"/>
                </w:rPr>
              </w:r>
            </w:sdtContent>
          </w:sdt>
        </w:p>
      </w:sdtContent>
    </w:sdt>
    <w:p w:rsidR="00000000" w:rsidDel="00000000" w:rsidP="00000000" w:rsidRDefault="00000000" w:rsidRPr="00000000" w14:paraId="0000033A">
      <w:pPr>
        <w:pStyle w:val="Heading4"/>
        <w:numPr>
          <w:ilvl w:val="3"/>
          <w:numId w:val="1"/>
        </w:numPr>
        <w:ind w:left="1440" w:hanging="360"/>
        <w:rPr/>
      </w:pPr>
      <w:bookmarkStart w:colFirst="0" w:colLast="0" w:name="_heading=h.7urazfjej2o1" w:id="106"/>
      <w:bookmarkEnd w:id="106"/>
      <w:r w:rsidDel="00000000" w:rsidR="00000000" w:rsidRPr="00000000">
        <w:rPr>
          <w:rtl w:val="0"/>
        </w:rPr>
        <w:t xml:space="preserve">Độ phức tạp</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sitiqulf2flj" w:id="107"/>
      <w:bookmarkEnd w:id="107"/>
      <w:sdt>
        <w:sdtPr>
          <w:id w:val="-522903785"/>
          <w:tag w:val="goog_rdk_401"/>
        </w:sdtPr>
        <w:sdtContent>
          <w:del w:author="Văn Trung" w:id="112" w:date="2026-07-12T14:51:00Z"/>
          <w:sdt>
            <w:sdtPr>
              <w:id w:val="335922292"/>
              <w:tag w:val="goog_rdk_402"/>
            </w:sdtPr>
            <w:sdtContent>
              <w:del w:author="Văn Trung" w:id="112" w:date="2026-07-12T14:51:00Z">
                <w:r w:rsidDel="00000000" w:rsidR="00000000" w:rsidRPr="00000000">
                  <w:rPr>
                    <w:color w:val="000000"/>
                    <w:rtl w:val="0"/>
                    <w:rPrChange w:author="Văn Trung" w:id="113" w:date="2026-07-12T14:48:00Z">
                      <w:rPr>
                        <w:rFonts w:ascii="Times New Roman" w:cs="Times New Roman" w:eastAsia="Times New Roman" w:hAnsi="Times New Roman"/>
                        <w:color w:val="000000"/>
                      </w:rPr>
                    </w:rPrChange>
                  </w:rPr>
                  <w:delText xml:space="preserve">Bảng 2.1: Tên bảng 1</w:delText>
                </w:r>
              </w:del>
            </w:sdtContent>
          </w:sdt>
          <w:del w:author="Văn Trung" w:id="112" w:date="2026-07-12T14:51:00Z"/>
        </w:sdtContent>
      </w:sdt>
      <w:sdt>
        <w:sdtPr>
          <w:id w:val="-1163054141"/>
          <w:tag w:val="goog_rdk_403"/>
        </w:sdtPr>
        <w:sdtContent>
          <w:ins w:author="Văn Trung" w:id="112" w:date="2026-07-12T14:51:00Z">
            <w:r w:rsidDel="00000000" w:rsidR="00000000" w:rsidRPr="00000000">
              <w:rPr>
                <w:rFonts w:ascii="Times New Roman" w:cs="Times New Roman" w:eastAsia="Times New Roman" w:hAnsi="Times New Roman"/>
                <w:color w:val="000000"/>
                <w:rtl w:val="0"/>
              </w:rPr>
              <w:t xml:space="preserve">Bảng </w:t>
            </w:r>
          </w:ins>
        </w:sdtContent>
      </w:sdt>
      <w:r w:rsidDel="00000000" w:rsidR="00000000" w:rsidRPr="00000000">
        <w:rPr>
          <w:rFonts w:ascii="Times New Roman" w:cs="Times New Roman" w:eastAsia="Times New Roman" w:hAnsi="Times New Roman"/>
          <w:color w:val="000000"/>
          <w:rtl w:val="0"/>
        </w:rPr>
        <w:t xml:space="preserve">3.11:</w:t>
      </w:r>
      <w:sdt>
        <w:sdtPr>
          <w:id w:val="1397886376"/>
          <w:tag w:val="goog_rdk_404"/>
        </w:sdtPr>
        <w:sdtContent>
          <w:ins w:author="Văn Trung" w:id="114" w:date="2026-07-12T14:48:00Z">
            <w:r w:rsidDel="00000000" w:rsidR="00000000" w:rsidRPr="00000000">
              <w:rPr>
                <w:rFonts w:ascii="Times New Roman" w:cs="Times New Roman" w:eastAsia="Times New Roman" w:hAnsi="Times New Roman"/>
                <w:color w:val="000000"/>
                <w:rtl w:val="0"/>
              </w:rPr>
              <w:t xml:space="preserve"> </w:t>
            </w:r>
          </w:ins>
        </w:sdtContent>
      </w:sdt>
      <w:r w:rsidDel="00000000" w:rsidR="00000000" w:rsidRPr="00000000">
        <w:rPr>
          <w:rFonts w:ascii="Times New Roman" w:cs="Times New Roman" w:eastAsia="Times New Roman" w:hAnsi="Times New Roman"/>
          <w:color w:val="000000"/>
          <w:rtl w:val="0"/>
        </w:rPr>
        <w:t xml:space="preserve">Độ phức tạp: Quy trình quản lý bán hàng</w:t>
      </w:r>
    </w:p>
    <w:tbl>
      <w:tblPr>
        <w:tblStyle w:val="Table15"/>
        <w:tblW w:w="8947.0" w:type="dxa"/>
        <w:jc w:val="left"/>
        <w:tblInd w:w="-80.0" w:type="dxa"/>
        <w:tblLayout w:type="fixed"/>
        <w:tblLook w:val="0400"/>
      </w:tblPr>
      <w:tblGrid>
        <w:gridCol w:w="1431"/>
        <w:gridCol w:w="7516"/>
        <w:tblGridChange w:id="0">
          <w:tblGrid>
            <w:gridCol w:w="1431"/>
            <w:gridCol w:w="751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3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3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3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task</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3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4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gateway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4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(6 XOR + 2 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4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&amp; Join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4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1 cặp AND-split/AND-join (tách kick-off dự án // thiết lập hồ sơ thanh toán sau khi ký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4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lặp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4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2 vòng lặp (điều chỉnh đề xuất/báo giá khi khách hàng chưa đồng ý; chỉnh sửa hợp đồng khi rà soát pháp lý chưa đạt)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4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phức tạp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4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nhất trong 6 quy trình — 8 cổng điều kiện, nhiều actor phối hợp (Sales, Legal, Tech, Finance, PM), phản ánh đúng một quy trình bán hàng B2B nhiều bước</w:t>
            </w:r>
          </w:p>
        </w:tc>
      </w:tr>
    </w:tbl>
    <w:sdt>
      <w:sdtPr>
        <w:id w:val="-2084938716"/>
        <w:tag w:val="goog_rdk_406"/>
      </w:sdtPr>
      <w:sdtContent>
        <w:p w:rsidR="00000000" w:rsidDel="00000000" w:rsidP="00000000" w:rsidRDefault="00000000" w:rsidRPr="00000000" w14:paraId="00000348">
          <w:pPr>
            <w:rPr>
              <w:rPrChange w:author="Văn Trung" w:id="115" w:date="2026-07-12T16:28:00Z">
                <w:rPr>
                  <w:rFonts w:ascii="Times New Roman" w:cs="Times New Roman" w:eastAsia="Times New Roman" w:hAnsi="Times New Roman"/>
                  <w:color w:val="000000"/>
                </w:rPr>
              </w:rPrChange>
            </w:rPr>
            <w:pPrChange w:author="Văn Trung" w:id="0" w:date="2026-07-12T16:28:00Z">
              <w:pPr>
                <w:pBdr>
                  <w:top w:space="0" w:sz="0" w:val="nil"/>
                  <w:left w:space="0" w:sz="0" w:val="nil"/>
                  <w:bottom w:space="0" w:sz="0" w:val="nil"/>
                  <w:right w:space="0" w:sz="0" w:val="nil"/>
                  <w:between w:space="0" w:sz="0" w:val="nil"/>
                </w:pBdr>
                <w:spacing w:line="240" w:lineRule="auto"/>
                <w:jc w:val="center"/>
              </w:pPr>
            </w:pPrChange>
          </w:pPr>
          <w:sdt>
            <w:sdtPr>
              <w:id w:val="1976982190"/>
              <w:tag w:val="goog_rdk_405"/>
            </w:sdtPr>
            <w:sdtContent>
              <w:r w:rsidDel="00000000" w:rsidR="00000000" w:rsidRPr="00000000">
                <w:rPr>
                  <w:rtl w:val="0"/>
                </w:rPr>
              </w:r>
            </w:sdtContent>
          </w:sdt>
        </w:p>
      </w:sdtContent>
    </w:sdt>
    <w:p w:rsidR="00000000" w:rsidDel="00000000" w:rsidP="00000000" w:rsidRDefault="00000000" w:rsidRPr="00000000" w14:paraId="00000349">
      <w:pPr>
        <w:pStyle w:val="Heading3"/>
        <w:numPr>
          <w:ilvl w:val="2"/>
          <w:numId w:val="1"/>
        </w:numPr>
        <w:ind w:left="1080" w:hanging="360"/>
        <w:rPr/>
      </w:pPr>
      <w:bookmarkStart w:colFirst="0" w:colLast="0" w:name="_heading=h.31q0sobb50qf" w:id="108"/>
      <w:bookmarkEnd w:id="108"/>
      <w:sdt>
        <w:sdtPr>
          <w:id w:val="-620643149"/>
          <w:tag w:val="goog_rdk_408"/>
        </w:sdtPr>
        <w:sdtContent>
          <w:ins w:author="Văn Trung" w:id="116" w:date="2026-07-12T16:29:00Z">
            <w:r w:rsidDel="00000000" w:rsidR="00000000" w:rsidRPr="00000000">
              <w:rPr>
                <w:rtl w:val="0"/>
              </w:rPr>
              <w:t xml:space="preserve">Mô tả quy trình hiện có</w:t>
            </w:r>
          </w:ins>
        </w:sdtContent>
      </w:sdt>
      <w:r w:rsidDel="00000000" w:rsidR="00000000" w:rsidRPr="00000000">
        <w:rPr>
          <w:rtl w:val="0"/>
        </w:rPr>
      </w:r>
    </w:p>
    <w:sdt>
      <w:sdtPr>
        <w:id w:val="-1299307194"/>
        <w:tag w:val="goog_rdk_411"/>
      </w:sdtPr>
      <w:sdtContent>
        <w:p w:rsidR="00000000" w:rsidDel="00000000" w:rsidP="00000000" w:rsidRDefault="00000000" w:rsidRPr="00000000" w14:paraId="0000034A">
          <w:pPr>
            <w:ind w:left="227" w:firstLine="0"/>
            <w:rPr>
              <w:del w:author="Văn Trung" w:id="117" w:date="2026-07-12T16:27:00Z"/>
            </w:rPr>
          </w:pPr>
          <w:r w:rsidDel="00000000" w:rsidR="00000000" w:rsidRPr="00000000">
            <w:rPr>
              <w:rtl w:val="0"/>
            </w:rPr>
            <w:t xml:space="preserve">Sales Rep xây dựng Lead Pool từ LinkedIn/Crunchbase/marketing, follow-up qua email/call, tổ chức Client Meeting để hiểu yêu cầu, phối hợp Tech team làm breakdown </w:t>
          </w:r>
          <w:sdt>
            <w:sdtPr>
              <w:id w:val="-1107825552"/>
              <w:tag w:val="goog_rdk_409"/>
            </w:sdtPr>
            <w:sdtContent>
              <w:commentRangeStart w:id="62"/>
            </w:sdtContent>
          </w:sdt>
          <w:r w:rsidDel="00000000" w:rsidR="00000000" w:rsidRPr="00000000">
            <w:rPr>
              <w:rtl w:val="0"/>
            </w:rPr>
            <w:t xml:space="preserve">&amp;</w:t>
          </w:r>
          <w:commentRangeEnd w:id="62"/>
          <w:r w:rsidDel="00000000" w:rsidR="00000000" w:rsidRPr="00000000">
            <w:commentReference w:id="62"/>
          </w:r>
          <w:r w:rsidDel="00000000" w:rsidR="00000000" w:rsidRPr="00000000">
            <w:rPr>
              <w:rtl w:val="0"/>
            </w:rPr>
            <w:t xml:space="preserve"> estimate để tạo Proposal và Quotation. Hợp đồng thương mại được Legal Consultant rà soát trước khi CEO/BOD ký, sau đó bàn giao cho Production. Giai đoạn hậu mãi gồm Revenue Collection, chăm sóc khách hàng định kỳ, khảo sát hài lòng và post-mortem cuối dự án.</w:t>
          </w:r>
          <w:sdt>
            <w:sdtPr>
              <w:id w:val="-503564479"/>
              <w:tag w:val="goog_rdk_410"/>
            </w:sdtPr>
            <w:sdtContent>
              <w:del w:author="Văn Trung" w:id="117" w:date="2026-07-12T16:27:00Z">
                <w:r w:rsidDel="00000000" w:rsidR="00000000" w:rsidRPr="00000000">
                  <w:rPr>
                    <w:rtl w:val="0"/>
                  </w:rPr>
                </w:r>
              </w:del>
            </w:sdtContent>
          </w:sdt>
        </w:p>
      </w:sdtContent>
    </w:sdt>
    <w:sdt>
      <w:sdtPr>
        <w:id w:val="-158630231"/>
        <w:tag w:val="goog_rdk_413"/>
      </w:sdtPr>
      <w:sdtContent>
        <w:p w:rsidR="00000000" w:rsidDel="00000000" w:rsidP="00000000" w:rsidRDefault="00000000" w:rsidRPr="00000000" w14:paraId="0000034B">
          <w:pPr>
            <w:ind w:left="227" w:firstLine="0"/>
            <w:rPr>
              <w:rPrChange w:author="Văn Trung" w:id="118" w:date="2026-07-12T16:28:00Z">
                <w:rPr/>
              </w:rPrChange>
            </w:rPr>
            <w:pPrChange w:author="Văn Trung" w:id="0" w:date="2026-07-12T16:28:00Z">
              <w:pPr>
                <w:pStyle w:val="Heading2"/>
                <w:numPr>
                  <w:ilvl w:val="1"/>
                  <w:numId w:val="1"/>
                </w:numPr>
                <w:ind w:left="720" w:hanging="360"/>
              </w:pPr>
            </w:pPrChange>
          </w:pPr>
          <w:sdt>
            <w:sdtPr>
              <w:id w:val="1432969477"/>
              <w:tag w:val="goog_rdk_412"/>
            </w:sdtPr>
            <w:sdtContent>
              <w:del w:author="Văn Trung" w:id="117" w:date="2026-07-12T16:27:00Z">
                <w:r w:rsidDel="00000000" w:rsidR="00000000" w:rsidRPr="00000000">
                  <w:rPr>
                    <w:rtl w:val="0"/>
                  </w:rPr>
                  <w:delText xml:space="preserve">Chủ đề cấp độ 2</w:delText>
                </w:r>
              </w:del>
            </w:sdtContent>
          </w:sdt>
          <w:r w:rsidDel="00000000" w:rsidR="00000000" w:rsidRPr="00000000">
            <w:rPr>
              <w:rtl w:val="0"/>
            </w:rPr>
          </w:r>
        </w:p>
      </w:sdtContent>
    </w:sdt>
    <w:p w:rsidR="00000000" w:rsidDel="00000000" w:rsidP="00000000" w:rsidRDefault="00000000" w:rsidRPr="00000000" w14:paraId="0000034C">
      <w:pPr>
        <w:pStyle w:val="Heading3"/>
        <w:numPr>
          <w:ilvl w:val="2"/>
          <w:numId w:val="1"/>
        </w:numPr>
        <w:ind w:left="1080" w:hanging="360"/>
        <w:rPr/>
      </w:pPr>
      <w:bookmarkStart w:colFirst="0" w:colLast="0" w:name="_heading=h.bqbwigb6nbuj" w:id="109"/>
      <w:bookmarkEnd w:id="109"/>
      <w:r w:rsidDel="00000000" w:rsidR="00000000" w:rsidRPr="00000000">
        <w:rPr>
          <w:rtl w:val="0"/>
        </w:rPr>
        <w:t xml:space="preserve">Sơ đồ tổ chức</w:t>
      </w:r>
    </w:p>
    <w:p w:rsidR="00000000" w:rsidDel="00000000" w:rsidP="00000000" w:rsidRDefault="00000000" w:rsidRPr="00000000" w14:paraId="0000034D">
      <w:pPr>
        <w:jc w:val="center"/>
        <w:rPr/>
      </w:pPr>
      <w:r w:rsidDel="00000000" w:rsidR="00000000" w:rsidRPr="00000000">
        <w:rPr>
          <w:color w:val="000000"/>
        </w:rPr>
        <w:drawing>
          <wp:inline distB="0" distT="0" distL="0" distR="0">
            <wp:extent cx="4769485" cy="2720975"/>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769485"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xpvbiployfu1" w:id="110"/>
      <w:bookmarkEnd w:id="110"/>
      <w:r w:rsidDel="00000000" w:rsidR="00000000" w:rsidRPr="00000000">
        <w:rPr>
          <w:rFonts w:ascii="Times New Roman" w:cs="Times New Roman" w:eastAsia="Times New Roman" w:hAnsi="Times New Roman"/>
          <w:color w:val="000000"/>
          <w:rtl w:val="0"/>
        </w:rPr>
        <w:t xml:space="preserve">Hình 3.9: Sơ đồ tổ chức: Quy trình quản lý bán hàng</w:t>
      </w:r>
    </w:p>
    <w:p w:rsidR="00000000" w:rsidDel="00000000" w:rsidP="00000000" w:rsidRDefault="00000000" w:rsidRPr="00000000" w14:paraId="0000034F">
      <w:pPr>
        <w:pStyle w:val="Heading3"/>
        <w:numPr>
          <w:ilvl w:val="2"/>
          <w:numId w:val="1"/>
        </w:numPr>
        <w:ind w:left="1080" w:hanging="360"/>
        <w:rPr/>
      </w:pPr>
      <w:bookmarkStart w:colFirst="0" w:colLast="0" w:name="_heading=h.bz31ehvbbl3p" w:id="111"/>
      <w:bookmarkEnd w:id="111"/>
      <w:sdt>
        <w:sdtPr>
          <w:id w:val="1777694005"/>
          <w:tag w:val="goog_rdk_415"/>
        </w:sdtPr>
        <w:sdtContent>
          <w:ins w:author="Văn Trung" w:id="119" w:date="2026-07-12T16:30:00Z">
            <w:r w:rsidDel="00000000" w:rsidR="00000000" w:rsidRPr="00000000">
              <w:rPr>
                <w:rtl w:val="0"/>
              </w:rPr>
              <w:t xml:space="preserve">Kế hoạch làm việc</w:t>
            </w:r>
          </w:ins>
        </w:sdtContent>
      </w:sdt>
      <w:sdt>
        <w:sdtPr>
          <w:id w:val="-1878372904"/>
          <w:tag w:val="goog_rdk_416"/>
        </w:sdtPr>
        <w:sdtContent>
          <w:del w:author="Văn Trung" w:id="119" w:date="2026-07-12T16:30:00Z">
            <w:r w:rsidDel="00000000" w:rsidR="00000000" w:rsidRPr="00000000">
              <w:rPr>
                <w:rtl w:val="0"/>
              </w:rPr>
              <w:delText xml:space="preserve">Chủ đề cấp độ 3</w:delText>
            </w:r>
          </w:del>
        </w:sdtContent>
      </w:sdt>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k2m8dth3vhno" w:id="112"/>
      <w:bookmarkEnd w:id="112"/>
      <w:r w:rsidDel="00000000" w:rsidR="00000000" w:rsidRPr="00000000">
        <w:rPr>
          <w:rFonts w:ascii="Times New Roman" w:cs="Times New Roman" w:eastAsia="Times New Roman" w:hAnsi="Times New Roman"/>
          <w:color w:val="000000"/>
          <w:rtl w:val="0"/>
        </w:rPr>
        <w:t xml:space="preserve">Bảng 3.12: Kế hoạch làm việc theo tuần: </w:t>
      </w:r>
      <w:sdt>
        <w:sdtPr>
          <w:id w:val="472248668"/>
          <w:tag w:val="goog_rdk_417"/>
        </w:sdtPr>
        <w:sdtContent>
          <w:commentRangeStart w:id="63"/>
        </w:sdtContent>
      </w:sdt>
      <w:r w:rsidDel="00000000" w:rsidR="00000000" w:rsidRPr="00000000">
        <w:rPr>
          <w:rFonts w:ascii="Times New Roman" w:cs="Times New Roman" w:eastAsia="Times New Roman" w:hAnsi="Times New Roman"/>
          <w:color w:val="000000"/>
          <w:rtl w:val="0"/>
        </w:rPr>
        <w:t xml:space="preserve">Quy trỉnh </w:t>
      </w:r>
      <w:commentRangeEnd w:id="63"/>
      <w:r w:rsidDel="00000000" w:rsidR="00000000" w:rsidRPr="00000000">
        <w:commentReference w:id="63"/>
      </w:r>
      <w:r w:rsidDel="00000000" w:rsidR="00000000" w:rsidRPr="00000000">
        <w:rPr>
          <w:rFonts w:ascii="Times New Roman" w:cs="Times New Roman" w:eastAsia="Times New Roman" w:hAnsi="Times New Roman"/>
          <w:color w:val="000000"/>
          <w:rtl w:val="0"/>
        </w:rPr>
        <w:t xml:space="preserve">quản lý bán hàng</w:t>
      </w:r>
    </w:p>
    <w:tbl>
      <w:tblPr>
        <w:tblStyle w:val="Table16"/>
        <w:tblW w:w="8947.0" w:type="dxa"/>
        <w:jc w:val="left"/>
        <w:tblInd w:w="-80.0" w:type="dxa"/>
        <w:tblLayout w:type="fixed"/>
        <w:tblLook w:val="0400"/>
      </w:tblPr>
      <w:tblGrid>
        <w:gridCol w:w="1129"/>
        <w:gridCol w:w="2323"/>
        <w:gridCol w:w="5495"/>
        <w:tblGridChange w:id="0">
          <w:tblGrid>
            <w:gridCol w:w="1129"/>
            <w:gridCol w:w="2323"/>
            <w:gridCol w:w="54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5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5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5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lead pool, lên lịch client meeting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 + Tech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Họp breakdown yêu cầu, làm estimate kỹ thuật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Soạn Proposal &amp; Quotation gửi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Consultant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5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soát hợp đồng thương mại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BOD/CEO, Finance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hợp đồng, bàn giao Production; thiết lập hồ sơ thanh toán</w:t>
            </w:r>
          </w:p>
        </w:tc>
      </w:tr>
    </w:tbl>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3"/>
        <w:numPr>
          <w:ilvl w:val="2"/>
          <w:numId w:val="1"/>
        </w:numPr>
        <w:ind w:left="1080" w:hanging="360"/>
        <w:rPr/>
      </w:pPr>
      <w:bookmarkStart w:colFirst="0" w:colLast="0" w:name="_heading=h.wdd0gupiw4yb" w:id="113"/>
      <w:bookmarkEnd w:id="113"/>
      <w:r w:rsidDel="00000000" w:rsidR="00000000" w:rsidRPr="00000000">
        <w:rPr>
          <w:rtl w:val="0"/>
        </w:rPr>
        <w:t xml:space="preserve">Thuật ngữ và sổ tay</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qj5zzaw8s6w5" w:id="114"/>
      <w:bookmarkEnd w:id="114"/>
      <w:r w:rsidDel="00000000" w:rsidR="00000000" w:rsidRPr="00000000">
        <w:rPr>
          <w:rFonts w:ascii="Times New Roman" w:cs="Times New Roman" w:eastAsia="Times New Roman" w:hAnsi="Times New Roman"/>
          <w:color w:val="000000"/>
          <w:rtl w:val="0"/>
        </w:rPr>
        <w:t xml:space="preserve">Bảng 3.13: Thuật ngữ và sổ tay: Quy trình quản lý bán hàng</w:t>
      </w:r>
    </w:p>
    <w:tbl>
      <w:tblPr>
        <w:tblStyle w:val="Table17"/>
        <w:tblW w:w="8990.0" w:type="dxa"/>
        <w:jc w:val="left"/>
        <w:tblInd w:w="-80.0" w:type="dxa"/>
        <w:tblLayout w:type="fixed"/>
        <w:tblLook w:val="0400"/>
      </w:tblPr>
      <w:tblGrid>
        <w:gridCol w:w="2348"/>
        <w:gridCol w:w="6642"/>
        <w:tblGridChange w:id="0">
          <w:tblGrid>
            <w:gridCol w:w="2348"/>
            <w:gridCol w:w="664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6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6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Định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pool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khách hàng tiềm năng thu thập từ nhiều kênh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giải pháp kèm breakdown công việc </w:t>
            </w:r>
            <w:sdt>
              <w:sdtPr>
                <w:id w:val="1045457908"/>
                <w:tag w:val="goog_rdk_418"/>
              </w:sdtPr>
              <w:sdtContent>
                <w:commentRangeStart w:id="64"/>
              </w:sdtContent>
            </w:sdt>
            <w:r w:rsidDel="00000000" w:rsidR="00000000" w:rsidRPr="00000000">
              <w:rPr>
                <w:rFonts w:ascii="Times New Roman" w:cs="Times New Roman" w:eastAsia="Times New Roman" w:hAnsi="Times New Roman"/>
                <w:rtl w:val="0"/>
              </w:rPr>
              <w:t xml:space="preserve">&amp;</w:t>
            </w:r>
            <w:commentRangeEnd w:id="64"/>
            <w:r w:rsidDel="00000000" w:rsidR="00000000" w:rsidRPr="00000000">
              <w:commentReference w:id="64"/>
            </w:r>
            <w:r w:rsidDel="00000000" w:rsidR="00000000" w:rsidRPr="00000000">
              <w:rPr>
                <w:rFonts w:ascii="Times New Roman" w:cs="Times New Roman" w:eastAsia="Times New Roman" w:hAnsi="Times New Roman"/>
                <w:rtl w:val="0"/>
              </w:rPr>
              <w:t xml:space="preserve"> estimate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giá chính thức gửi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6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Level Agreement – cam kết mức độ dịch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7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contract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7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đồng thương mại đã qua rà soát pháp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7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Post-mortem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7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tổng kết sau khi dự án hoàn tất</w:t>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numPr>
          <w:ilvl w:val="2"/>
          <w:numId w:val="1"/>
        </w:numPr>
        <w:ind w:left="1080" w:hanging="360"/>
        <w:rPr/>
      </w:pPr>
      <w:bookmarkStart w:colFirst="0" w:colLast="0" w:name="_heading=h.42tut12rdi97" w:id="115"/>
      <w:bookmarkEnd w:id="115"/>
      <w:r w:rsidDel="00000000" w:rsidR="00000000" w:rsidRPr="00000000">
        <w:rPr>
          <w:rtl w:val="0"/>
        </w:rPr>
        <w:t xml:space="preserve">Biểu mẫu</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d3tsdqd8z8pi" w:id="116"/>
      <w:bookmarkEnd w:id="116"/>
      <w:r w:rsidDel="00000000" w:rsidR="00000000" w:rsidRPr="00000000">
        <w:rPr>
          <w:rFonts w:ascii="Times New Roman" w:cs="Times New Roman" w:eastAsia="Times New Roman" w:hAnsi="Times New Roman"/>
          <w:color w:val="000000"/>
          <w:rtl w:val="0"/>
        </w:rPr>
        <w:t xml:space="preserve">Bảng 3.14: Biểu mẫu: Quotation Form: Quy trình quản lý bán hàng</w:t>
      </w:r>
    </w:p>
    <w:tbl>
      <w:tblPr>
        <w:tblStyle w:val="Table18"/>
        <w:tblW w:w="8947.0" w:type="dxa"/>
        <w:jc w:val="left"/>
        <w:tblInd w:w="-80.0" w:type="dxa"/>
        <w:tblLayout w:type="fixed"/>
        <w:tblLook w:val="0400"/>
      </w:tblPr>
      <w:tblGrid>
        <w:gridCol w:w="1357"/>
        <w:gridCol w:w="1478"/>
        <w:gridCol w:w="1280"/>
        <w:gridCol w:w="1013"/>
        <w:gridCol w:w="1208"/>
        <w:gridCol w:w="2611"/>
        <w:tblGridChange w:id="0">
          <w:tblGrid>
            <w:gridCol w:w="1357"/>
            <w:gridCol w:w="1478"/>
            <w:gridCol w:w="1280"/>
            <w:gridCol w:w="1013"/>
            <w:gridCol w:w="1208"/>
            <w:gridCol w:w="26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7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báo giá</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7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Khách hàng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7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7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giá</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7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7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khoản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7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28yastonqkdq" w:id="117"/>
      <w:bookmarkEnd w:id="117"/>
      <w:r w:rsidDel="00000000" w:rsidR="00000000" w:rsidRPr="00000000">
        <w:rPr>
          <w:rFonts w:ascii="Times New Roman" w:cs="Times New Roman" w:eastAsia="Times New Roman" w:hAnsi="Times New Roman"/>
          <w:color w:val="000000"/>
          <w:rtl w:val="0"/>
        </w:rPr>
        <w:t xml:space="preserve">Bảng 3.15: </w:t>
      </w:r>
      <w:sdt>
        <w:sdtPr>
          <w:id w:val="475907248"/>
          <w:tag w:val="goog_rdk_419"/>
        </w:sdtPr>
        <w:sdtContent>
          <w:commentRangeStart w:id="65"/>
        </w:sdtContent>
      </w:sdt>
      <w:r w:rsidDel="00000000" w:rsidR="00000000" w:rsidRPr="00000000">
        <w:rPr>
          <w:rFonts w:ascii="Times New Roman" w:cs="Times New Roman" w:eastAsia="Times New Roman" w:hAnsi="Times New Roman"/>
          <w:color w:val="000000"/>
          <w:rtl w:val="0"/>
        </w:rPr>
        <w:t xml:space="preserve">Biễu mẫu</w:t>
      </w:r>
      <w:commentRangeEnd w:id="65"/>
      <w:r w:rsidDel="00000000" w:rsidR="00000000" w:rsidRPr="00000000">
        <w:commentReference w:id="65"/>
      </w:r>
      <w:r w:rsidDel="00000000" w:rsidR="00000000" w:rsidRPr="00000000">
        <w:rPr>
          <w:rFonts w:ascii="Times New Roman" w:cs="Times New Roman" w:eastAsia="Times New Roman" w:hAnsi="Times New Roman"/>
          <w:color w:val="000000"/>
          <w:rtl w:val="0"/>
        </w:rPr>
        <w:t xml:space="preserve">: Client Satisfaction Survey: Quy trình quản lý bán hàng</w:t>
      </w:r>
    </w:p>
    <w:tbl>
      <w:tblPr>
        <w:tblStyle w:val="Table19"/>
        <w:tblW w:w="8990.0" w:type="dxa"/>
        <w:jc w:val="left"/>
        <w:tblInd w:w="-80.0" w:type="dxa"/>
        <w:tblLayout w:type="fixed"/>
        <w:tblLook w:val="0400"/>
      </w:tblPr>
      <w:tblGrid>
        <w:gridCol w:w="1309"/>
        <w:gridCol w:w="2461"/>
        <w:gridCol w:w="1227"/>
        <w:gridCol w:w="3993"/>
        <w:tblGridChange w:id="0">
          <w:tblGrid>
            <w:gridCol w:w="1309"/>
            <w:gridCol w:w="2461"/>
            <w:gridCol w:w="1227"/>
            <w:gridCol w:w="39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8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dự án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8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hài lòng (1–5)</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8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Nhận xét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8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Đề xuất cải tiến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8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numPr>
          <w:ilvl w:val="1"/>
          <w:numId w:val="1"/>
        </w:numPr>
        <w:ind w:left="720" w:hanging="360"/>
        <w:rPr>
          <w:rFonts w:ascii="Times New Roman" w:cs="Times New Roman" w:eastAsia="Times New Roman" w:hAnsi="Times New Roman"/>
        </w:rPr>
      </w:pPr>
      <w:bookmarkStart w:colFirst="0" w:colLast="0" w:name="_heading=h.m126xf3o22co" w:id="118"/>
      <w:bookmarkEnd w:id="118"/>
      <w:sdt>
        <w:sdtPr>
          <w:id w:val="-802970712"/>
          <w:tag w:val="goog_rdk_421"/>
        </w:sdtPr>
        <w:sdtContent>
          <w:del w:author="Văn Trung" w:id="120" w:date="2026-07-12T16:12:00Z">
            <w:r w:rsidDel="00000000" w:rsidR="00000000" w:rsidRPr="00000000">
              <w:rPr>
                <w:rFonts w:ascii="Times New Roman" w:cs="Times New Roman" w:eastAsia="Times New Roman" w:hAnsi="Times New Roman"/>
                <w:rtl w:val="0"/>
              </w:rPr>
              <w:delText xml:space="preserve">Chủ đề cấp độ 2</w:delText>
            </w:r>
          </w:del>
        </w:sdtContent>
      </w:sdt>
      <w:r w:rsidDel="00000000" w:rsidR="00000000" w:rsidRPr="00000000">
        <w:rPr>
          <w:rFonts w:ascii="Times New Roman" w:cs="Times New Roman" w:eastAsia="Times New Roman" w:hAnsi="Times New Roman"/>
          <w:rtl w:val="0"/>
        </w:rPr>
        <w:t xml:space="preserve">QUY TRÌNH QUẢN LÝ DỰ ÁN (PROJECT MANAGEMENT PROCESS)</w:t>
      </w:r>
    </w:p>
    <w:p w:rsidR="00000000" w:rsidDel="00000000" w:rsidP="00000000" w:rsidRDefault="00000000" w:rsidRPr="00000000" w14:paraId="0000038F">
      <w:pPr>
        <w:pStyle w:val="Heading3"/>
        <w:numPr>
          <w:ilvl w:val="2"/>
          <w:numId w:val="1"/>
        </w:numPr>
        <w:ind w:left="1080" w:hanging="360"/>
        <w:rPr>
          <w:rFonts w:ascii="Times New Roman" w:cs="Times New Roman" w:eastAsia="Times New Roman" w:hAnsi="Times New Roman"/>
        </w:rPr>
      </w:pPr>
      <w:bookmarkStart w:colFirst="0" w:colLast="0" w:name="_heading=h.ser6i6uyeayp" w:id="119"/>
      <w:bookmarkEnd w:id="119"/>
      <w:sdt>
        <w:sdtPr>
          <w:id w:val="1647263614"/>
          <w:tag w:val="goog_rdk_423"/>
        </w:sdtPr>
        <w:sdtContent>
          <w:del w:author="Văn Trung" w:id="121" w:date="2026-07-12T16:12:00Z">
            <w:r w:rsidDel="00000000" w:rsidR="00000000" w:rsidRPr="00000000">
              <w:rPr>
                <w:rFonts w:ascii="Times New Roman" w:cs="Times New Roman" w:eastAsia="Times New Roman" w:hAnsi="Times New Roman"/>
                <w:rtl w:val="0"/>
              </w:rPr>
              <w:delText xml:space="preserve">Chủ đề cấp độ 3</w:delText>
            </w:r>
          </w:del>
        </w:sdtContent>
      </w:sdt>
      <w:sdt>
        <w:sdtPr>
          <w:id w:val="-1425951388"/>
          <w:tag w:val="goog_rdk_424"/>
        </w:sdtPr>
        <w:sdtContent>
          <w:ins w:author="Văn Trung" w:id="121" w:date="2026-07-12T16:12:00Z">
            <w:r w:rsidDel="00000000" w:rsidR="00000000" w:rsidRPr="00000000">
              <w:rPr>
                <w:rFonts w:ascii="Times New Roman" w:cs="Times New Roman" w:eastAsia="Times New Roman" w:hAnsi="Times New Roman"/>
                <w:rtl w:val="0"/>
              </w:rPr>
              <w:t xml:space="preserve">Mô hình hóa quy trình</w:t>
            </w:r>
          </w:ins>
        </w:sdtContent>
      </w:sdt>
      <w:r w:rsidDel="00000000" w:rsidR="00000000" w:rsidRPr="00000000">
        <w:rPr>
          <w:rtl w:val="0"/>
        </w:rPr>
      </w:r>
    </w:p>
    <w:p w:rsidR="00000000" w:rsidDel="00000000" w:rsidP="00000000" w:rsidRDefault="00000000" w:rsidRPr="00000000" w14:paraId="00000390">
      <w:pPr>
        <w:pStyle w:val="Heading4"/>
        <w:numPr>
          <w:ilvl w:val="3"/>
          <w:numId w:val="1"/>
        </w:numPr>
        <w:ind w:left="1440" w:hanging="360"/>
        <w:rPr/>
      </w:pPr>
      <w:bookmarkStart w:colFirst="0" w:colLast="0" w:name="_heading=h.jxf2kk38g142" w:id="120"/>
      <w:bookmarkEnd w:id="120"/>
      <w:r w:rsidDel="00000000" w:rsidR="00000000" w:rsidRPr="00000000">
        <w:rPr>
          <w:rtl w:val="0"/>
        </w:rPr>
        <w:t xml:space="preserve">Tổng quan quy trình</w:t>
      </w:r>
    </w:p>
    <w:p w:rsidR="00000000" w:rsidDel="00000000" w:rsidP="00000000" w:rsidRDefault="00000000" w:rsidRPr="00000000" w14:paraId="00000391">
      <w:pPr>
        <w:rPr/>
      </w:pPr>
      <w:r w:rsidDel="00000000" w:rsidR="00000000" w:rsidRPr="00000000">
        <w:rPr/>
        <w:drawing>
          <wp:inline distB="0" distT="0" distL="0" distR="0">
            <wp:extent cx="5576570" cy="1215390"/>
            <wp:effectExtent b="0" l="0" r="0" t="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576570" cy="1215390"/>
                    </a:xfrm>
                    <a:prstGeom prst="rect"/>
                    <a:ln/>
                  </pic:spPr>
                </pic:pic>
              </a:graphicData>
            </a:graphic>
          </wp:inline>
        </w:drawing>
      </w:r>
      <w:r w:rsidDel="00000000" w:rsidR="00000000" w:rsidRPr="00000000">
        <w:rPr>
          <w:rtl w:val="0"/>
        </w:rPr>
      </w:r>
    </w:p>
    <w:sdt>
      <w:sdtPr>
        <w:id w:val="-723740381"/>
        <w:tag w:val="goog_rdk_426"/>
      </w:sdtPr>
      <w:sdtContent>
        <w:p w:rsidR="00000000" w:rsidDel="00000000" w:rsidP="00000000" w:rsidRDefault="00000000" w:rsidRPr="00000000" w14:paraId="00000392">
          <w:pPr>
            <w:pBdr>
              <w:top w:space="0" w:sz="0" w:val="nil"/>
              <w:left w:space="0" w:sz="0" w:val="nil"/>
              <w:bottom w:space="0" w:sz="0" w:val="nil"/>
              <w:right w:space="0" w:sz="0" w:val="nil"/>
              <w:between w:space="0" w:sz="0" w:val="nil"/>
            </w:pBdr>
            <w:spacing w:line="240" w:lineRule="auto"/>
            <w:jc w:val="center"/>
            <w:rPr>
              <w:ins w:author="Văn Trung" w:id="122" w:date="2026-07-12T16:2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3.10: Mô hình tổng quan: Quy trình quản lý dự án</w:t>
          </w:r>
          <w:sdt>
            <w:sdtPr>
              <w:id w:val="-1736634993"/>
              <w:tag w:val="goog_rdk_425"/>
            </w:sdtPr>
            <w:sdtContent>
              <w:ins w:author="Văn Trung" w:id="122" w:date="2026-07-12T16:27:00Z">
                <w:r w:rsidDel="00000000" w:rsidR="00000000" w:rsidRPr="00000000">
                  <w:rPr>
                    <w:rtl w:val="0"/>
                  </w:rPr>
                </w:r>
              </w:ins>
            </w:sdtContent>
          </w:sdt>
        </w:p>
      </w:sdtContent>
    </w:sdt>
    <w:p w:rsidR="00000000" w:rsidDel="00000000" w:rsidP="00000000" w:rsidRDefault="00000000" w:rsidRPr="00000000" w14:paraId="00000393">
      <w:pPr>
        <w:pStyle w:val="Heading4"/>
        <w:numPr>
          <w:ilvl w:val="3"/>
          <w:numId w:val="1"/>
        </w:numPr>
        <w:ind w:left="1440" w:hanging="360"/>
        <w:rPr/>
      </w:pPr>
      <w:bookmarkStart w:colFirst="0" w:colLast="0" w:name="_heading=h.5g6ymv823wxb" w:id="121"/>
      <w:bookmarkEnd w:id="121"/>
      <w:r w:rsidDel="00000000" w:rsidR="00000000" w:rsidRPr="00000000">
        <w:rPr>
          <w:rtl w:val="0"/>
        </w:rPr>
        <w:t xml:space="preserve">Mô hình BPMN chi tiết</w:t>
      </w:r>
    </w:p>
    <w:sdt>
      <w:sdtPr>
        <w:id w:val="768857524"/>
        <w:tag w:val="goog_rdk_429"/>
      </w:sdtPr>
      <w:sdtContent>
        <w:p w:rsidR="00000000" w:rsidDel="00000000" w:rsidP="00000000" w:rsidRDefault="00000000" w:rsidRPr="00000000" w14:paraId="00000394">
          <w:pPr>
            <w:rPr>
              <w:ins w:author="Văn Trung" w:id="123" w:date="2026-07-12T16:27:00Z"/>
              <w:rPrChange w:author="Văn Trung" w:id="124" w:date="2026-07-12T16:27:00Z">
                <w:rPr>
                  <w:rFonts w:ascii="Times New Roman" w:cs="Times New Roman" w:eastAsia="Times New Roman" w:hAnsi="Times New Roman"/>
                </w:rPr>
              </w:rPrChange>
            </w:rPr>
          </w:pPr>
          <w:r w:rsidDel="00000000" w:rsidR="00000000" w:rsidRPr="00000000">
            <w:rPr/>
            <w:drawing>
              <wp:inline distB="0" distT="0" distL="0" distR="0">
                <wp:extent cx="5579745" cy="1894840"/>
                <wp:effectExtent b="0" l="0" r="0" t="0"/>
                <wp:docPr id="1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579745" cy="1894840"/>
                        </a:xfrm>
                        <a:prstGeom prst="rect"/>
                        <a:ln/>
                      </pic:spPr>
                    </pic:pic>
                  </a:graphicData>
                </a:graphic>
              </wp:inline>
            </w:drawing>
          </w:r>
          <w:sdt>
            <w:sdtPr>
              <w:id w:val="1980718359"/>
              <w:tag w:val="goog_rdk_427"/>
            </w:sdtPr>
            <w:sdtContent>
              <w:ins w:author="Văn Trung" w:id="123" w:date="2026-07-12T16:27:00Z"/>
              <w:sdt>
                <w:sdtPr>
                  <w:id w:val="102000851"/>
                  <w:tag w:val="goog_rdk_428"/>
                </w:sdtPr>
                <w:sdtContent>
                  <w:ins w:author="Văn Trung" w:id="123" w:date="2026-07-12T16:27:00Z">
                    <w:r w:rsidDel="00000000" w:rsidR="00000000" w:rsidRPr="00000000">
                      <w:rPr>
                        <w:rtl w:val="0"/>
                      </w:rPr>
                    </w:r>
                  </w:ins>
                </w:sdtContent>
              </w:sdt>
              <w:ins w:author="Văn Trung" w:id="123" w:date="2026-07-12T16:27:00Z"/>
            </w:sdtContent>
          </w:sdt>
        </w:p>
      </w:sdtContent>
    </w:sdt>
    <w:sdt>
      <w:sdtPr>
        <w:id w:val="-1873291275"/>
        <w:tag w:val="goog_rdk_434"/>
      </w:sdtPr>
      <w:sdtContent>
        <w:p w:rsidR="00000000" w:rsidDel="00000000" w:rsidP="00000000" w:rsidRDefault="00000000" w:rsidRPr="00000000" w14:paraId="00000395">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Change w:author="Văn Trung" w:id="127" w:date="2026-07-12T16:27:00Z">
                <w:rPr/>
              </w:rPrChange>
            </w:rPr>
            <w:pPrChange w:author="Văn Trung" w:id="0" w:date="2026-07-12T16:27:00Z">
              <w:pPr>
                <w:pStyle w:val="Heading3"/>
                <w:numPr>
                  <w:ilvl w:val="2"/>
                  <w:numId w:val="1"/>
                </w:numPr>
                <w:ind w:left="1080" w:hanging="360"/>
              </w:pPr>
            </w:pPrChange>
          </w:pPr>
          <w:bookmarkStart w:colFirst="0" w:colLast="0" w:name="_heading=h.20f1e1yop8bs" w:id="122"/>
          <w:bookmarkEnd w:id="122"/>
          <w:sdt>
            <w:sdtPr>
              <w:id w:val="-1168351179"/>
              <w:tag w:val="goog_rdk_431"/>
            </w:sdtPr>
            <w:sdtContent>
              <w:ins w:author="Văn Trung" w:id="125" w:date="2026-07-12T16:27:00Z">
                <w:r w:rsidDel="00000000" w:rsidR="00000000" w:rsidRPr="00000000">
                  <w:rPr>
                    <w:rtl w:val="0"/>
                  </w:rPr>
                  <w:t xml:space="preserve">Hình </w:t>
                </w:r>
              </w:ins>
            </w:sdtContent>
          </w:sdt>
          <w:r w:rsidDel="00000000" w:rsidR="00000000" w:rsidRPr="00000000">
            <w:rPr>
              <w:rtl w:val="0"/>
            </w:rPr>
            <w:t xml:space="preserve">3.11:</w:t>
          </w:r>
          <w:sdt>
            <w:sdtPr>
              <w:id w:val="560190952"/>
              <w:tag w:val="goog_rdk_432"/>
            </w:sdtPr>
            <w:sdtContent>
              <w:ins w:author="Văn Trung" w:id="126" w:date="2026-07-12T16:27:00Z">
                <w:r w:rsidDel="00000000" w:rsidR="00000000" w:rsidRPr="00000000">
                  <w:rPr>
                    <w:rtl w:val="0"/>
                  </w:rPr>
                  <w:t xml:space="preserve"> </w:t>
                </w:r>
              </w:ins>
            </w:sdtContent>
          </w:sdt>
          <w:r w:rsidDel="00000000" w:rsidR="00000000" w:rsidRPr="00000000">
            <w:rPr>
              <w:rtl w:val="0"/>
            </w:rPr>
            <w:t xml:space="preserve">Mô hình BPMN: Quy trình quản lý dự án</w:t>
          </w:r>
          <w:sdt>
            <w:sdtPr>
              <w:id w:val="-11444755"/>
              <w:tag w:val="goog_rdk_433"/>
            </w:sdtPr>
            <w:sdtContent>
              <w:r w:rsidDel="00000000" w:rsidR="00000000" w:rsidRPr="00000000">
                <w:rPr>
                  <w:rtl w:val="0"/>
                </w:rPr>
              </w:r>
            </w:sdtContent>
          </w:sdt>
        </w:p>
      </w:sdtContent>
    </w:sdt>
    <w:p w:rsidR="00000000" w:rsidDel="00000000" w:rsidP="00000000" w:rsidRDefault="00000000" w:rsidRPr="00000000" w14:paraId="00000396">
      <w:pPr>
        <w:pStyle w:val="Heading4"/>
        <w:numPr>
          <w:ilvl w:val="3"/>
          <w:numId w:val="1"/>
        </w:numPr>
        <w:ind w:left="1440" w:hanging="360"/>
        <w:rPr/>
      </w:pPr>
      <w:bookmarkStart w:colFirst="0" w:colLast="0" w:name="_heading=h.ag57oj2p17d9" w:id="123"/>
      <w:bookmarkEnd w:id="123"/>
      <w:r w:rsidDel="00000000" w:rsidR="00000000" w:rsidRPr="00000000">
        <w:rPr>
          <w:rtl w:val="0"/>
        </w:rPr>
        <w:t xml:space="preserve">Độ phức tạp</w:t>
      </w:r>
    </w:p>
    <w:sdt>
      <w:sdtPr>
        <w:id w:val="572919870"/>
        <w:tag w:val="goog_rdk_437"/>
      </w:sdtPr>
      <w:sdtContent>
        <w:p w:rsidR="00000000" w:rsidDel="00000000" w:rsidP="00000000" w:rsidRDefault="00000000" w:rsidRPr="00000000" w14:paraId="00000397">
          <w:pPr>
            <w:rPr>
              <w:del w:author="Văn Trung" w:id="128" w:date="2026-07-12T16:14:00Z"/>
            </w:rPr>
          </w:pPr>
          <w:sdt>
            <w:sdtPr>
              <w:id w:val="-510735254"/>
              <w:tag w:val="goog_rdk_436"/>
            </w:sdtPr>
            <w:sdtContent>
              <w:del w:author="Văn Trung" w:id="128" w:date="2026-07-12T16:14:00Z">
                <w:r w:rsidDel="00000000" w:rsidR="00000000" w:rsidRPr="00000000">
                  <w:rPr>
                    <w:rtl w:val="0"/>
                  </w:rPr>
                  <w:delText xml:space="preserve">Chủ đề cấp độ 4</w:delText>
                </w:r>
              </w:del>
            </w:sdtContent>
          </w:sdt>
        </w:p>
      </w:sdtContent>
    </w:sdt>
    <w:p w:rsidR="00000000" w:rsidDel="00000000" w:rsidP="00000000" w:rsidRDefault="00000000" w:rsidRPr="00000000" w14:paraId="00000398">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gjtf11we9f3x" w:id="124"/>
      <w:bookmarkEnd w:id="124"/>
      <w:sdt>
        <w:sdtPr>
          <w:id w:val="2099267187"/>
          <w:tag w:val="goog_rdk_438"/>
        </w:sdtPr>
        <w:sdtContent>
          <w:del w:author="Văn Trung" w:id="128" w:date="2026-07-12T16:14:00Z"/>
          <w:sdt>
            <w:sdtPr>
              <w:id w:val="852152418"/>
              <w:tag w:val="goog_rdk_439"/>
            </w:sdtPr>
            <w:sdtContent>
              <w:del w:author="Văn Trung" w:id="128" w:date="2026-07-12T16:14:00Z">
                <w:r w:rsidDel="00000000" w:rsidR="00000000" w:rsidRPr="00000000">
                  <w:rPr>
                    <w:color w:val="000000"/>
                    <w:rtl w:val="0"/>
                    <w:rPrChange w:author="Văn Trung" w:id="129" w:date="2026-07-12T14:48:00Z">
                      <w:rPr>
                        <w:rFonts w:ascii="Times New Roman" w:cs="Times New Roman" w:eastAsia="Times New Roman" w:hAnsi="Times New Roman"/>
                        <w:color w:val="000000"/>
                      </w:rPr>
                    </w:rPrChange>
                  </w:rPr>
                  <w:delText xml:space="preserve">Bảng 2.1: Tên bảng 1</w:delText>
                </w:r>
              </w:del>
            </w:sdtContent>
          </w:sdt>
          <w:del w:author="Văn Trung" w:id="128" w:date="2026-07-12T16:14:00Z"/>
        </w:sdtContent>
      </w:sdt>
      <w:sdt>
        <w:sdtPr>
          <w:id w:val="-1072977192"/>
          <w:tag w:val="goog_rdk_440"/>
        </w:sdtPr>
        <w:sdtContent>
          <w:ins w:author="Văn Trung" w:id="128" w:date="2026-07-12T16:14:00Z">
            <w:r w:rsidDel="00000000" w:rsidR="00000000" w:rsidRPr="00000000">
              <w:rPr>
                <w:rFonts w:ascii="Times New Roman" w:cs="Times New Roman" w:eastAsia="Times New Roman" w:hAnsi="Times New Roman"/>
                <w:color w:val="000000"/>
                <w:rtl w:val="0"/>
              </w:rPr>
              <w:t xml:space="preserve">Bảng </w:t>
            </w:r>
          </w:ins>
        </w:sdtContent>
      </w:sdt>
      <w:r w:rsidDel="00000000" w:rsidR="00000000" w:rsidRPr="00000000">
        <w:rPr>
          <w:rFonts w:ascii="Times New Roman" w:cs="Times New Roman" w:eastAsia="Times New Roman" w:hAnsi="Times New Roman"/>
          <w:color w:val="000000"/>
          <w:rtl w:val="0"/>
        </w:rPr>
        <w:t xml:space="preserve">3.16: Độ phức tạp: Quy trình quản lý dự án</w:t>
      </w:r>
    </w:p>
    <w:tbl>
      <w:tblPr>
        <w:tblStyle w:val="Table20"/>
        <w:tblW w:w="8947.0" w:type="dxa"/>
        <w:jc w:val="left"/>
        <w:tblInd w:w="-80.0" w:type="dxa"/>
        <w:tblLayout w:type="fixed"/>
        <w:tblLook w:val="0400"/>
      </w:tblPr>
      <w:tblGrid>
        <w:gridCol w:w="1531"/>
        <w:gridCol w:w="7416"/>
        <w:tblGridChange w:id="0">
          <w:tblGrid>
            <w:gridCol w:w="1531"/>
            <w:gridCol w:w="741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9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9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9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task</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9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9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gateway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9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(6 XOR + 2 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9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&amp; Join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A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1 cặp AND-split/AND-join (tách phát triển // viết test case, hội tụ trước khi kiểm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A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lặp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A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3 vòng lặp lồng nhau (fix bug rồi kiểm thử lại; carry-over quay lại phát triển; còn sprint tiếp theo quay lại Sprint Planning)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A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phức tạp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A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 8 cổng điều kiện, vòng lặp lồng nhau thể hiện đúng bản chất iterative của Scrum</w:t>
            </w:r>
          </w:p>
        </w:tc>
      </w:tr>
    </w:tbl>
    <w:sdt>
      <w:sdtPr>
        <w:id w:val="-170038753"/>
        <w:tag w:val="goog_rdk_443"/>
      </w:sdtPr>
      <w:sdtContent>
        <w:p w:rsidR="00000000" w:rsidDel="00000000" w:rsidP="00000000" w:rsidRDefault="00000000" w:rsidRPr="00000000" w14:paraId="000003A5">
          <w:pPr>
            <w:rPr>
              <w:ins w:author="Văn Trung" w:id="130" w:date="2026-07-12T14:47:00Z"/>
            </w:rPr>
          </w:pPr>
          <w:sdt>
            <w:sdtPr>
              <w:id w:val="-887996370"/>
              <w:tag w:val="goog_rdk_442"/>
            </w:sdtPr>
            <w:sdtContent>
              <w:ins w:author="Văn Trung" w:id="130" w:date="2026-07-12T14:47:00Z">
                <w:r w:rsidDel="00000000" w:rsidR="00000000" w:rsidRPr="00000000">
                  <w:rPr>
                    <w:rtl w:val="0"/>
                  </w:rPr>
                </w:r>
              </w:ins>
            </w:sdtContent>
          </w:sdt>
        </w:p>
      </w:sdtContent>
    </w:sdt>
    <w:p w:rsidR="00000000" w:rsidDel="00000000" w:rsidP="00000000" w:rsidRDefault="00000000" w:rsidRPr="00000000" w14:paraId="000003A6">
      <w:pPr>
        <w:pStyle w:val="Heading3"/>
        <w:numPr>
          <w:ilvl w:val="2"/>
          <w:numId w:val="1"/>
        </w:numPr>
        <w:ind w:left="1080" w:hanging="360"/>
        <w:rPr/>
      </w:pPr>
      <w:bookmarkStart w:colFirst="0" w:colLast="0" w:name="_heading=h.seeni5kdy91c" w:id="125"/>
      <w:bookmarkEnd w:id="125"/>
      <w:sdt>
        <w:sdtPr>
          <w:id w:val="-1228699048"/>
          <w:tag w:val="goog_rdk_444"/>
        </w:sdtPr>
        <w:sdtContent>
          <w:ins w:author="Văn Trung" w:id="130" w:date="2026-07-12T14:47:00Z">
            <w:r w:rsidDel="00000000" w:rsidR="00000000" w:rsidRPr="00000000">
              <w:rPr>
                <w:rtl w:val="0"/>
              </w:rPr>
              <w:t xml:space="preserve">Mô tả quy trình hiện có</w:t>
            </w:r>
          </w:ins>
        </w:sdtContent>
      </w:sdt>
      <w:r w:rsidDel="00000000" w:rsidR="00000000" w:rsidRPr="00000000">
        <w:rPr>
          <w:rtl w:val="0"/>
        </w:rPr>
      </w:r>
    </w:p>
    <w:sdt>
      <w:sdtPr>
        <w:id w:val="-782907839"/>
        <w:tag w:val="goog_rdk_446"/>
      </w:sdtPr>
      <w:sdtContent>
        <w:p w:rsidR="00000000" w:rsidDel="00000000" w:rsidP="00000000" w:rsidRDefault="00000000" w:rsidRPr="00000000" w14:paraId="000003A7">
          <w:pPr>
            <w:ind w:left="227" w:firstLine="0"/>
            <w:rPr>
              <w:del w:author="Văn Trung" w:id="131" w:date="2026-07-12T16:27:00Z"/>
            </w:rPr>
          </w:pPr>
          <w:r w:rsidDel="00000000" w:rsidR="00000000" w:rsidRPr="00000000">
            <w:rPr>
              <w:rtl w:val="0"/>
            </w:rPr>
            <w:t xml:space="preserve">Sprint Zero (khởi tạo Product Backlog, kick-off), team thực hiện Sprint Planning để estimate &amp; commit backlog, sau đó Development Sprint với Daily Standup, Review/Retrospective cuối mỗi sprint, và Release/Closing khi hoàn tất dự án. Vai trò chính gồm Project Sponsor, Product Owner, Scrum Master/PM và Development Team.</w:t>
          </w:r>
          <w:sdt>
            <w:sdtPr>
              <w:id w:val="-1466206338"/>
              <w:tag w:val="goog_rdk_445"/>
            </w:sdtPr>
            <w:sdtContent>
              <w:del w:author="Văn Trung" w:id="131" w:date="2026-07-12T16:27:00Z">
                <w:r w:rsidDel="00000000" w:rsidR="00000000" w:rsidRPr="00000000">
                  <w:rPr>
                    <w:rtl w:val="0"/>
                  </w:rPr>
                </w:r>
              </w:del>
            </w:sdtContent>
          </w:sdt>
        </w:p>
      </w:sdtContent>
    </w:sdt>
    <w:sdt>
      <w:sdtPr>
        <w:id w:val="-1289555057"/>
        <w:tag w:val="goog_rdk_448"/>
      </w:sdtPr>
      <w:sdtContent>
        <w:p w:rsidR="00000000" w:rsidDel="00000000" w:rsidP="00000000" w:rsidRDefault="00000000" w:rsidRPr="00000000" w14:paraId="000003A8">
          <w:pPr>
            <w:ind w:left="227" w:firstLine="0"/>
            <w:rPr>
              <w:rPrChange w:author="Văn Trung" w:id="132" w:date="2026-07-12T16:28:00Z">
                <w:rPr/>
              </w:rPrChange>
            </w:rPr>
            <w:pPrChange w:author="Văn Trung" w:id="0" w:date="2026-07-12T16:28:00Z">
              <w:pPr>
                <w:pStyle w:val="Heading2"/>
                <w:numPr>
                  <w:ilvl w:val="1"/>
                  <w:numId w:val="1"/>
                </w:numPr>
                <w:ind w:left="720" w:hanging="360"/>
              </w:pPr>
            </w:pPrChange>
          </w:pPr>
          <w:sdt>
            <w:sdtPr>
              <w:id w:val="-1451460873"/>
              <w:tag w:val="goog_rdk_447"/>
            </w:sdtPr>
            <w:sdtContent>
              <w:del w:author="Văn Trung" w:id="131" w:date="2026-07-12T16:27:00Z">
                <w:r w:rsidDel="00000000" w:rsidR="00000000" w:rsidRPr="00000000">
                  <w:rPr>
                    <w:rtl w:val="0"/>
                  </w:rPr>
                  <w:delText xml:space="preserve">Chủ đề cấp độ 2</w:delText>
                </w:r>
              </w:del>
            </w:sdtContent>
          </w:sdt>
          <w:r w:rsidDel="00000000" w:rsidR="00000000" w:rsidRPr="00000000">
            <w:rPr>
              <w:rtl w:val="0"/>
            </w:rPr>
          </w:r>
        </w:p>
      </w:sdtContent>
    </w:sdt>
    <w:p w:rsidR="00000000" w:rsidDel="00000000" w:rsidP="00000000" w:rsidRDefault="00000000" w:rsidRPr="00000000" w14:paraId="000003A9">
      <w:pPr>
        <w:pStyle w:val="Heading3"/>
        <w:numPr>
          <w:ilvl w:val="2"/>
          <w:numId w:val="1"/>
        </w:numPr>
        <w:ind w:left="1080" w:hanging="360"/>
        <w:rPr/>
      </w:pPr>
      <w:bookmarkStart w:colFirst="0" w:colLast="0" w:name="_heading=h.odsla8tek1f4" w:id="126"/>
      <w:bookmarkEnd w:id="126"/>
      <w:r w:rsidDel="00000000" w:rsidR="00000000" w:rsidRPr="00000000">
        <w:rPr>
          <w:rtl w:val="0"/>
        </w:rPr>
        <w:t xml:space="preserve">Sơ đồ tổ chức</w:t>
      </w:r>
    </w:p>
    <w:p w:rsidR="00000000" w:rsidDel="00000000" w:rsidP="00000000" w:rsidRDefault="00000000" w:rsidRPr="00000000" w14:paraId="000003AA">
      <w:pPr>
        <w:jc w:val="center"/>
        <w:rPr/>
      </w:pPr>
      <w:r w:rsidDel="00000000" w:rsidR="00000000" w:rsidRPr="00000000">
        <w:rPr>
          <w:color w:val="000000"/>
        </w:rPr>
        <w:drawing>
          <wp:inline distB="0" distT="0" distL="0" distR="0">
            <wp:extent cx="4769485" cy="2720975"/>
            <wp:effectExtent b="0" l="0" r="0" t="0"/>
            <wp:docPr id="1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769485"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idjcsbtlsfdg" w:id="127"/>
      <w:bookmarkEnd w:id="127"/>
      <w:r w:rsidDel="00000000" w:rsidR="00000000" w:rsidRPr="00000000">
        <w:rPr>
          <w:rFonts w:ascii="Times New Roman" w:cs="Times New Roman" w:eastAsia="Times New Roman" w:hAnsi="Times New Roman"/>
          <w:color w:val="000000"/>
          <w:rtl w:val="0"/>
        </w:rPr>
        <w:t xml:space="preserve">Hình 3.12: Sơ đồ tổ chức: Quy trình quản lý dự án</w:t>
      </w:r>
    </w:p>
    <w:p w:rsidR="00000000" w:rsidDel="00000000" w:rsidP="00000000" w:rsidRDefault="00000000" w:rsidRPr="00000000" w14:paraId="000003AC">
      <w:pPr>
        <w:pStyle w:val="Heading3"/>
        <w:numPr>
          <w:ilvl w:val="2"/>
          <w:numId w:val="1"/>
        </w:numPr>
        <w:ind w:left="1080" w:hanging="360"/>
        <w:rPr/>
      </w:pPr>
      <w:bookmarkStart w:colFirst="0" w:colLast="0" w:name="_heading=h.zej5ib3273ah" w:id="128"/>
      <w:bookmarkEnd w:id="128"/>
      <w:sdt>
        <w:sdtPr>
          <w:id w:val="-1419483302"/>
          <w:tag w:val="goog_rdk_450"/>
        </w:sdtPr>
        <w:sdtContent>
          <w:ins w:author="Văn Trung" w:id="133" w:date="2026-07-12T16:30:00Z">
            <w:r w:rsidDel="00000000" w:rsidR="00000000" w:rsidRPr="00000000">
              <w:rPr>
                <w:rtl w:val="0"/>
              </w:rPr>
              <w:t xml:space="preserve">Kế hoạch làm việc</w:t>
            </w:r>
          </w:ins>
        </w:sdtContent>
      </w:sdt>
      <w:sdt>
        <w:sdtPr>
          <w:id w:val="621000954"/>
          <w:tag w:val="goog_rdk_451"/>
        </w:sdtPr>
        <w:sdtContent>
          <w:del w:author="Văn Trung" w:id="133" w:date="2026-07-12T16:30:00Z">
            <w:r w:rsidDel="00000000" w:rsidR="00000000" w:rsidRPr="00000000">
              <w:rPr>
                <w:rtl w:val="0"/>
              </w:rPr>
              <w:delText xml:space="preserve">Chủ đề cấp độ 3</w:delText>
            </w:r>
          </w:del>
        </w:sdtContent>
      </w:sdt>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gxk09amafaga" w:id="129"/>
      <w:bookmarkEnd w:id="129"/>
      <w:r w:rsidDel="00000000" w:rsidR="00000000" w:rsidRPr="00000000">
        <w:rPr>
          <w:rFonts w:ascii="Times New Roman" w:cs="Times New Roman" w:eastAsia="Times New Roman" w:hAnsi="Times New Roman"/>
          <w:color w:val="000000"/>
          <w:rtl w:val="0"/>
        </w:rPr>
        <w:t xml:space="preserve">Bảng 3.17: Kế hoạch làm việc theo tuần: Quy trình quản lý dự án</w:t>
      </w:r>
    </w:p>
    <w:tbl>
      <w:tblPr>
        <w:tblStyle w:val="Table21"/>
        <w:tblW w:w="8947.0" w:type="dxa"/>
        <w:jc w:val="left"/>
        <w:tblInd w:w="-80.0" w:type="dxa"/>
        <w:tblLayout w:type="fixed"/>
        <w:tblLook w:val="0400"/>
      </w:tblPr>
      <w:tblGrid>
        <w:gridCol w:w="2042"/>
        <w:gridCol w:w="1854"/>
        <w:gridCol w:w="5051"/>
        <w:tblGridChange w:id="0">
          <w:tblGrid>
            <w:gridCol w:w="2042"/>
            <w:gridCol w:w="1854"/>
            <w:gridCol w:w="505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A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A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B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sprint (Thứ 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Sprint Planning, chốt Sprint Backlog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ngày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15 phút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Giữa sprint (Thứ 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backlog, làm rõ yêu cầu với 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sprint (Thứ 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(demo) + Retrospective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sprint sau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B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Sprint Backlog theo kết quả retrospective</w:t>
            </w:r>
          </w:p>
        </w:tc>
      </w:tr>
    </w:tbl>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3"/>
        <w:numPr>
          <w:ilvl w:val="2"/>
          <w:numId w:val="1"/>
        </w:numPr>
        <w:ind w:left="1080" w:hanging="360"/>
        <w:rPr/>
      </w:pPr>
      <w:bookmarkStart w:colFirst="0" w:colLast="0" w:name="_heading=h.a75vp5bhpmpr" w:id="130"/>
      <w:bookmarkEnd w:id="130"/>
      <w:r w:rsidDel="00000000" w:rsidR="00000000" w:rsidRPr="00000000">
        <w:rPr>
          <w:rtl w:val="0"/>
        </w:rPr>
        <w:t xml:space="preserve">Thuật ngữ và sổ tay</w:t>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43e91wq0b8eh" w:id="131"/>
      <w:bookmarkEnd w:id="131"/>
      <w:r w:rsidDel="00000000" w:rsidR="00000000" w:rsidRPr="00000000">
        <w:rPr>
          <w:rFonts w:ascii="Times New Roman" w:cs="Times New Roman" w:eastAsia="Times New Roman" w:hAnsi="Times New Roman"/>
          <w:color w:val="000000"/>
          <w:rtl w:val="0"/>
        </w:rPr>
        <w:t xml:space="preserve">Bảng 3.18: Thuật ngữ và sổ tay: Quy trình quản lý dự án</w:t>
      </w:r>
    </w:p>
    <w:tbl>
      <w:tblPr>
        <w:tblStyle w:val="Table22"/>
        <w:tblW w:w="8947.0" w:type="dxa"/>
        <w:jc w:val="left"/>
        <w:tblInd w:w="-80.0" w:type="dxa"/>
        <w:tblLayout w:type="fixed"/>
        <w:tblLook w:val="0400"/>
      </w:tblPr>
      <w:tblGrid>
        <w:gridCol w:w="2844"/>
        <w:gridCol w:w="6103"/>
        <w:tblGridChange w:id="0">
          <w:tblGrid>
            <w:gridCol w:w="2844"/>
            <w:gridCol w:w="61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C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C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Định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Backlog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toàn bộ yêu cầu/tính năng của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Backlog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hợp công việc team cam kết hoàn thành trong 1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 (DoD)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xác nhận một hạng mục công việc đã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story point trung bình team hoàn thành mỗi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sản phẩm tăng trưởng sau mỗi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C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D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vị ước lượng độ phức tạp của một user story</w:t>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numPr>
          <w:ilvl w:val="2"/>
          <w:numId w:val="1"/>
        </w:numPr>
        <w:ind w:left="1080" w:hanging="360"/>
        <w:rPr/>
      </w:pPr>
      <w:bookmarkStart w:colFirst="0" w:colLast="0" w:name="_heading=h.n17xyy9w5fl2" w:id="132"/>
      <w:bookmarkEnd w:id="132"/>
      <w:r w:rsidDel="00000000" w:rsidR="00000000" w:rsidRPr="00000000">
        <w:rPr>
          <w:rtl w:val="0"/>
        </w:rPr>
        <w:t xml:space="preserve">Biểu mẫu</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qt4lzjpelgbe" w:id="133"/>
      <w:bookmarkEnd w:id="133"/>
      <w:r w:rsidDel="00000000" w:rsidR="00000000" w:rsidRPr="00000000">
        <w:rPr>
          <w:rFonts w:ascii="Times New Roman" w:cs="Times New Roman" w:eastAsia="Times New Roman" w:hAnsi="Times New Roman"/>
          <w:color w:val="000000"/>
          <w:rtl w:val="0"/>
        </w:rPr>
        <w:t xml:space="preserve">Bảng 3.19: Biểu mẫu: User Story Template: Quy trình quản lý dự án</w:t>
      </w:r>
    </w:p>
    <w:tbl>
      <w:tblPr>
        <w:tblStyle w:val="Table23"/>
        <w:tblW w:w="8990.0" w:type="dxa"/>
        <w:jc w:val="left"/>
        <w:tblInd w:w="-80.0" w:type="dxa"/>
        <w:tblLayout w:type="fixed"/>
        <w:tblLook w:val="0400"/>
      </w:tblPr>
      <w:tblGrid>
        <w:gridCol w:w="827"/>
        <w:gridCol w:w="1323"/>
        <w:gridCol w:w="1440"/>
        <w:gridCol w:w="2610"/>
        <w:gridCol w:w="2790"/>
        <w:tblGridChange w:id="0">
          <w:tblGrid>
            <w:gridCol w:w="827"/>
            <w:gridCol w:w="1323"/>
            <w:gridCol w:w="1440"/>
            <w:gridCol w:w="2610"/>
            <w:gridCol w:w="27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D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a...</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D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want...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D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 that...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D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D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3D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numPr>
          <w:ilvl w:val="1"/>
          <w:numId w:val="1"/>
        </w:numPr>
        <w:ind w:left="720" w:hanging="360"/>
        <w:rPr>
          <w:rFonts w:ascii="Times New Roman" w:cs="Times New Roman" w:eastAsia="Times New Roman" w:hAnsi="Times New Roman"/>
        </w:rPr>
      </w:pPr>
      <w:bookmarkStart w:colFirst="0" w:colLast="0" w:name="_heading=h.aun6k1ajoub1" w:id="134"/>
      <w:bookmarkEnd w:id="134"/>
      <w:sdt>
        <w:sdtPr>
          <w:id w:val="125979571"/>
          <w:tag w:val="goog_rdk_453"/>
        </w:sdtPr>
        <w:sdtContent>
          <w:del w:author="Văn Trung" w:id="134" w:date="2026-07-12T16:12:00Z">
            <w:r w:rsidDel="00000000" w:rsidR="00000000" w:rsidRPr="00000000">
              <w:rPr>
                <w:rFonts w:ascii="Times New Roman" w:cs="Times New Roman" w:eastAsia="Times New Roman" w:hAnsi="Times New Roman"/>
                <w:rtl w:val="0"/>
              </w:rPr>
              <w:delText xml:space="preserve">Chủ đề cấp độ 2</w:delText>
            </w:r>
          </w:del>
        </w:sdtContent>
      </w:sdt>
      <w:r w:rsidDel="00000000" w:rsidR="00000000" w:rsidRPr="00000000">
        <w:rPr>
          <w:rFonts w:ascii="Times New Roman" w:cs="Times New Roman" w:eastAsia="Times New Roman" w:hAnsi="Times New Roman"/>
          <w:rtl w:val="0"/>
        </w:rPr>
        <w:t xml:space="preserve">QUY TRÌNH TUYỂN DỤNG NHÂN SỰ (HR RECRUITMENT PROCESS)</w:t>
      </w:r>
    </w:p>
    <w:p w:rsidR="00000000" w:rsidDel="00000000" w:rsidP="00000000" w:rsidRDefault="00000000" w:rsidRPr="00000000" w14:paraId="000003E0">
      <w:pPr>
        <w:pStyle w:val="Heading3"/>
        <w:numPr>
          <w:ilvl w:val="2"/>
          <w:numId w:val="1"/>
        </w:numPr>
        <w:ind w:left="1080" w:hanging="360"/>
        <w:rPr>
          <w:rFonts w:ascii="Times New Roman" w:cs="Times New Roman" w:eastAsia="Times New Roman" w:hAnsi="Times New Roman"/>
        </w:rPr>
      </w:pPr>
      <w:bookmarkStart w:colFirst="0" w:colLast="0" w:name="_heading=h.ut9vrhpfjm7v" w:id="135"/>
      <w:bookmarkEnd w:id="135"/>
      <w:sdt>
        <w:sdtPr>
          <w:id w:val="-1198748733"/>
          <w:tag w:val="goog_rdk_455"/>
        </w:sdtPr>
        <w:sdtContent>
          <w:del w:author="Văn Trung" w:id="135" w:date="2026-07-12T16:12:00Z">
            <w:r w:rsidDel="00000000" w:rsidR="00000000" w:rsidRPr="00000000">
              <w:rPr>
                <w:rFonts w:ascii="Times New Roman" w:cs="Times New Roman" w:eastAsia="Times New Roman" w:hAnsi="Times New Roman"/>
                <w:rtl w:val="0"/>
              </w:rPr>
              <w:delText xml:space="preserve">Chủ đề cấp độ 3</w:delText>
            </w:r>
          </w:del>
        </w:sdtContent>
      </w:sdt>
      <w:sdt>
        <w:sdtPr>
          <w:id w:val="929376788"/>
          <w:tag w:val="goog_rdk_456"/>
        </w:sdtPr>
        <w:sdtContent>
          <w:ins w:author="Văn Trung" w:id="135" w:date="2026-07-12T16:12:00Z">
            <w:r w:rsidDel="00000000" w:rsidR="00000000" w:rsidRPr="00000000">
              <w:rPr>
                <w:rFonts w:ascii="Times New Roman" w:cs="Times New Roman" w:eastAsia="Times New Roman" w:hAnsi="Times New Roman"/>
                <w:rtl w:val="0"/>
              </w:rPr>
              <w:t xml:space="preserve">Mô hình hóa quy trình</w:t>
            </w:r>
          </w:ins>
        </w:sdtContent>
      </w:sdt>
      <w:r w:rsidDel="00000000" w:rsidR="00000000" w:rsidRPr="00000000">
        <w:rPr>
          <w:rtl w:val="0"/>
        </w:rPr>
      </w:r>
    </w:p>
    <w:p w:rsidR="00000000" w:rsidDel="00000000" w:rsidP="00000000" w:rsidRDefault="00000000" w:rsidRPr="00000000" w14:paraId="000003E1">
      <w:pPr>
        <w:pStyle w:val="Heading4"/>
        <w:numPr>
          <w:ilvl w:val="3"/>
          <w:numId w:val="1"/>
        </w:numPr>
        <w:ind w:left="1440" w:hanging="360"/>
        <w:rPr/>
      </w:pPr>
      <w:bookmarkStart w:colFirst="0" w:colLast="0" w:name="_heading=h.cc2zxhk3sgvg" w:id="136"/>
      <w:bookmarkEnd w:id="136"/>
      <w:r w:rsidDel="00000000" w:rsidR="00000000" w:rsidRPr="00000000">
        <w:rPr>
          <w:rtl w:val="0"/>
        </w:rPr>
        <w:t xml:space="preserve">Tổng quan quy trình</w:t>
      </w:r>
    </w:p>
    <w:p w:rsidR="00000000" w:rsidDel="00000000" w:rsidP="00000000" w:rsidRDefault="00000000" w:rsidRPr="00000000" w14:paraId="000003E2">
      <w:pPr>
        <w:rPr/>
      </w:pPr>
      <w:r w:rsidDel="00000000" w:rsidR="00000000" w:rsidRPr="00000000">
        <w:rPr/>
        <w:drawing>
          <wp:inline distB="0" distT="0" distL="0" distR="0">
            <wp:extent cx="5576570" cy="1035685"/>
            <wp:effectExtent b="0" l="0" r="0" t="0"/>
            <wp:docPr id="1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576570" cy="1035685"/>
                    </a:xfrm>
                    <a:prstGeom prst="rect"/>
                    <a:ln/>
                  </pic:spPr>
                </pic:pic>
              </a:graphicData>
            </a:graphic>
          </wp:inline>
        </w:drawing>
      </w:r>
      <w:r w:rsidDel="00000000" w:rsidR="00000000" w:rsidRPr="00000000">
        <w:rPr>
          <w:rtl w:val="0"/>
        </w:rPr>
      </w:r>
    </w:p>
    <w:sdt>
      <w:sdtPr>
        <w:id w:val="452432156"/>
        <w:tag w:val="goog_rdk_458"/>
      </w:sdtPr>
      <w:sdtContent>
        <w:p w:rsidR="00000000" w:rsidDel="00000000" w:rsidP="00000000" w:rsidRDefault="00000000" w:rsidRPr="00000000" w14:paraId="000003E3">
          <w:pPr>
            <w:pBdr>
              <w:top w:space="0" w:sz="0" w:val="nil"/>
              <w:left w:space="0" w:sz="0" w:val="nil"/>
              <w:bottom w:space="0" w:sz="0" w:val="nil"/>
              <w:right w:space="0" w:sz="0" w:val="nil"/>
              <w:between w:space="0" w:sz="0" w:val="nil"/>
            </w:pBdr>
            <w:spacing w:line="240" w:lineRule="auto"/>
            <w:jc w:val="center"/>
            <w:rPr>
              <w:ins w:author="Văn Trung" w:id="136" w:date="2026-07-12T16:2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3.13: Mô hình tổng quan: Quy trình tuyển dụng nhân sự</w:t>
          </w:r>
          <w:sdt>
            <w:sdtPr>
              <w:id w:val="974203365"/>
              <w:tag w:val="goog_rdk_457"/>
            </w:sdtPr>
            <w:sdtContent>
              <w:ins w:author="Văn Trung" w:id="136" w:date="2026-07-12T16:27:00Z">
                <w:r w:rsidDel="00000000" w:rsidR="00000000" w:rsidRPr="00000000">
                  <w:rPr>
                    <w:rtl w:val="0"/>
                  </w:rPr>
                </w:r>
              </w:ins>
            </w:sdtContent>
          </w:sdt>
        </w:p>
      </w:sdtContent>
    </w:sdt>
    <w:sdt>
      <w:sdtPr>
        <w:id w:val="-2008643140"/>
        <w:tag w:val="goog_rdk_461"/>
      </w:sdtPr>
      <w:sdtContent>
        <w:p w:rsidR="00000000" w:rsidDel="00000000" w:rsidP="00000000" w:rsidRDefault="00000000" w:rsidRPr="00000000" w14:paraId="000003E4">
          <w:pPr>
            <w:pStyle w:val="Heading4"/>
            <w:numPr>
              <w:ilvl w:val="3"/>
              <w:numId w:val="1"/>
            </w:numPr>
            <w:ind w:left="1440" w:hanging="360"/>
            <w:rPr>
              <w:ins w:author="Văn Trung" w:id="137" w:date="2026-07-12T16:27:00Z"/>
              <w:rPrChange w:author="Văn Trung" w:id="138" w:date="2026-07-12T16:27:00Z">
                <w:rPr>
                  <w:rFonts w:ascii="Times New Roman" w:cs="Times New Roman" w:eastAsia="Times New Roman" w:hAnsi="Times New Roman"/>
                </w:rPr>
              </w:rPrChange>
            </w:rPr>
            <w:pPrChange w:author="Văn Trung" w:id="0" w:date="2026-07-12T16:27:00Z">
              <w:pPr>
                <w:pStyle w:val="Heading3"/>
                <w:numPr>
                  <w:ilvl w:val="2"/>
                  <w:numId w:val="1"/>
                </w:numPr>
                <w:ind w:left="1080" w:hanging="360"/>
              </w:pPr>
            </w:pPrChange>
          </w:pPr>
          <w:r w:rsidDel="00000000" w:rsidR="00000000" w:rsidRPr="00000000">
            <w:rPr>
              <w:rtl w:val="0"/>
            </w:rPr>
            <w:t xml:space="preserve">Mô hình BPMN chi tiết</w:t>
          </w:r>
          <w:sdt>
            <w:sdtPr>
              <w:id w:val="-556060049"/>
              <w:tag w:val="goog_rdk_459"/>
            </w:sdtPr>
            <w:sdtContent>
              <w:ins w:author="Văn Trung" w:id="137" w:date="2026-07-12T16:27:00Z"/>
              <w:sdt>
                <w:sdtPr>
                  <w:id w:val="-72218320"/>
                  <w:tag w:val="goog_rdk_460"/>
                </w:sdtPr>
                <w:sdtContent>
                  <w:ins w:author="Văn Trung" w:id="137" w:date="2026-07-12T16:27:00Z">
                    <w:r w:rsidDel="00000000" w:rsidR="00000000" w:rsidRPr="00000000">
                      <w:rPr>
                        <w:rtl w:val="0"/>
                      </w:rPr>
                    </w:r>
                  </w:ins>
                </w:sdtContent>
              </w:sdt>
              <w:ins w:author="Văn Trung" w:id="137" w:date="2026-07-12T16:27:00Z">
                <w:bookmarkStart w:colFirst="0" w:colLast="0" w:name="_heading=h.z26zqovabrh1" w:id="137"/>
                <w:bookmarkEnd w:id="137"/>
              </w:ins>
            </w:sdtContent>
          </w:sdt>
        </w:p>
      </w:sdtContent>
    </w:sdt>
    <w:p w:rsidR="00000000" w:rsidDel="00000000" w:rsidP="00000000" w:rsidRDefault="00000000" w:rsidRPr="00000000" w14:paraId="000003E5">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2po9mo6wmvit" w:id="138"/>
      <w:bookmarkEnd w:id="138"/>
      <w:r w:rsidDel="00000000" w:rsidR="00000000" w:rsidRPr="00000000">
        <w:rPr>
          <w:rFonts w:ascii="Times New Roman" w:cs="Times New Roman" w:eastAsia="Times New Roman" w:hAnsi="Times New Roman"/>
          <w:color w:val="000000"/>
        </w:rPr>
        <w:drawing>
          <wp:inline distB="0" distT="0" distL="0" distR="0">
            <wp:extent cx="5579745" cy="1621155"/>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579745" cy="1621155"/>
                    </a:xfrm>
                    <a:prstGeom prst="rect"/>
                    <a:ln/>
                  </pic:spPr>
                </pic:pic>
              </a:graphicData>
            </a:graphic>
          </wp:inline>
        </w:drawing>
      </w:r>
      <w:r w:rsidDel="00000000" w:rsidR="00000000" w:rsidRPr="00000000">
        <w:rPr>
          <w:rtl w:val="0"/>
        </w:rPr>
      </w:r>
    </w:p>
    <w:sdt>
      <w:sdtPr>
        <w:id w:val="584900720"/>
        <w:tag w:val="goog_rdk_465"/>
      </w:sdtPr>
      <w:sdtContent>
        <w:p w:rsidR="00000000" w:rsidDel="00000000" w:rsidP="00000000" w:rsidRDefault="00000000" w:rsidRPr="00000000" w14:paraId="000003E6">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Change w:author="Văn Trung" w:id="140" w:date="2026-07-12T16:27:00Z">
                <w:rPr/>
              </w:rPrChange>
            </w:rPr>
            <w:pPrChange w:author="Văn Trung" w:id="0" w:date="2026-07-12T16:27:00Z">
              <w:pPr>
                <w:pStyle w:val="Heading3"/>
                <w:numPr>
                  <w:ilvl w:val="2"/>
                  <w:numId w:val="1"/>
                </w:numPr>
                <w:ind w:left="1080" w:hanging="360"/>
              </w:pPr>
            </w:pPrChange>
          </w:pPr>
          <w:sdt>
            <w:sdtPr>
              <w:id w:val="-1942324011"/>
              <w:tag w:val="goog_rdk_463"/>
            </w:sdtPr>
            <w:sdtContent>
              <w:ins w:author="Văn Trung" w:id="139" w:date="2026-07-12T16:27:00Z">
                <w:r w:rsidDel="00000000" w:rsidR="00000000" w:rsidRPr="00000000">
                  <w:rPr>
                    <w:rtl w:val="0"/>
                  </w:rPr>
                  <w:t xml:space="preserve">Hình </w:t>
                </w:r>
              </w:ins>
            </w:sdtContent>
          </w:sdt>
          <w:r w:rsidDel="00000000" w:rsidR="00000000" w:rsidRPr="00000000">
            <w:rPr>
              <w:rtl w:val="0"/>
            </w:rPr>
            <w:t xml:space="preserve">3.14: Mô hình BPMN: Quy trình tuyển dụng nhân sự</w:t>
          </w:r>
          <w:sdt>
            <w:sdtPr>
              <w:id w:val="-800995874"/>
              <w:tag w:val="goog_rdk_464"/>
            </w:sdtPr>
            <w:sdtContent>
              <w:r w:rsidDel="00000000" w:rsidR="00000000" w:rsidRPr="00000000">
                <w:rPr>
                  <w:rtl w:val="0"/>
                </w:rPr>
              </w:r>
            </w:sdtContent>
          </w:sdt>
        </w:p>
      </w:sdtContent>
    </w:sdt>
    <w:p w:rsidR="00000000" w:rsidDel="00000000" w:rsidP="00000000" w:rsidRDefault="00000000" w:rsidRPr="00000000" w14:paraId="000003E7">
      <w:pPr>
        <w:pStyle w:val="Heading4"/>
        <w:numPr>
          <w:ilvl w:val="3"/>
          <w:numId w:val="1"/>
        </w:numPr>
        <w:ind w:left="1440" w:hanging="360"/>
        <w:rPr/>
      </w:pPr>
      <w:bookmarkStart w:colFirst="0" w:colLast="0" w:name="_heading=h.bnk80nvdtdxu" w:id="139"/>
      <w:bookmarkEnd w:id="139"/>
      <w:r w:rsidDel="00000000" w:rsidR="00000000" w:rsidRPr="00000000">
        <w:rPr>
          <w:rtl w:val="0"/>
        </w:rPr>
        <w:t xml:space="preserve">Độ phức tạp</w:t>
      </w:r>
    </w:p>
    <w:sdt>
      <w:sdtPr>
        <w:id w:val="391579137"/>
        <w:tag w:val="goog_rdk_468"/>
      </w:sdtPr>
      <w:sdtContent>
        <w:p w:rsidR="00000000" w:rsidDel="00000000" w:rsidP="00000000" w:rsidRDefault="00000000" w:rsidRPr="00000000" w14:paraId="000003E8">
          <w:pPr>
            <w:rPr>
              <w:del w:author="Văn Trung" w:id="141" w:date="2026-07-12T16:14:00Z"/>
            </w:rPr>
          </w:pPr>
          <w:sdt>
            <w:sdtPr>
              <w:id w:val="-299010273"/>
              <w:tag w:val="goog_rdk_467"/>
            </w:sdtPr>
            <w:sdtContent>
              <w:del w:author="Văn Trung" w:id="141" w:date="2026-07-12T16:14:00Z">
                <w:r w:rsidDel="00000000" w:rsidR="00000000" w:rsidRPr="00000000">
                  <w:rPr>
                    <w:rtl w:val="0"/>
                  </w:rPr>
                  <w:delText xml:space="preserve">Chủ đề cấp độ 4</w:delText>
                </w:r>
              </w:del>
            </w:sdtContent>
          </w:sdt>
        </w:p>
      </w:sdtContent>
    </w:sdt>
    <w:p w:rsidR="00000000" w:rsidDel="00000000" w:rsidP="00000000" w:rsidRDefault="00000000" w:rsidRPr="00000000" w14:paraId="000003E9">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9493hx1vxybt" w:id="140"/>
      <w:bookmarkEnd w:id="140"/>
      <w:sdt>
        <w:sdtPr>
          <w:id w:val="-675389127"/>
          <w:tag w:val="goog_rdk_469"/>
        </w:sdtPr>
        <w:sdtContent>
          <w:del w:author="Văn Trung" w:id="141" w:date="2026-07-12T16:14:00Z"/>
          <w:sdt>
            <w:sdtPr>
              <w:id w:val="1084082599"/>
              <w:tag w:val="goog_rdk_470"/>
            </w:sdtPr>
            <w:sdtContent>
              <w:del w:author="Văn Trung" w:id="141" w:date="2026-07-12T16:14:00Z">
                <w:r w:rsidDel="00000000" w:rsidR="00000000" w:rsidRPr="00000000">
                  <w:rPr>
                    <w:color w:val="000000"/>
                    <w:rtl w:val="0"/>
                    <w:rPrChange w:author="Văn Trung" w:id="142" w:date="2026-07-12T14:48:00Z">
                      <w:rPr>
                        <w:rFonts w:ascii="Times New Roman" w:cs="Times New Roman" w:eastAsia="Times New Roman" w:hAnsi="Times New Roman"/>
                        <w:color w:val="000000"/>
                      </w:rPr>
                    </w:rPrChange>
                  </w:rPr>
                  <w:delText xml:space="preserve">Bảng 2.1: Tên bảng 1</w:delText>
                </w:r>
              </w:del>
            </w:sdtContent>
          </w:sdt>
          <w:del w:author="Văn Trung" w:id="141" w:date="2026-07-12T16:14:00Z"/>
        </w:sdtContent>
      </w:sdt>
      <w:sdt>
        <w:sdtPr>
          <w:id w:val="1208939900"/>
          <w:tag w:val="goog_rdk_471"/>
        </w:sdtPr>
        <w:sdtContent>
          <w:ins w:author="Văn Trung" w:id="141" w:date="2026-07-12T16:14:00Z">
            <w:r w:rsidDel="00000000" w:rsidR="00000000" w:rsidRPr="00000000">
              <w:rPr>
                <w:rFonts w:ascii="Times New Roman" w:cs="Times New Roman" w:eastAsia="Times New Roman" w:hAnsi="Times New Roman"/>
                <w:color w:val="000000"/>
                <w:rtl w:val="0"/>
              </w:rPr>
              <w:t xml:space="preserve">Bảng </w:t>
            </w:r>
          </w:ins>
        </w:sdtContent>
      </w:sdt>
      <w:r w:rsidDel="00000000" w:rsidR="00000000" w:rsidRPr="00000000">
        <w:rPr>
          <w:rFonts w:ascii="Times New Roman" w:cs="Times New Roman" w:eastAsia="Times New Roman" w:hAnsi="Times New Roman"/>
          <w:color w:val="000000"/>
          <w:rtl w:val="0"/>
        </w:rPr>
        <w:t xml:space="preserve">3.20: Độ phức tạp: Quy trình tuyển dụng nhân sự</w:t>
      </w:r>
    </w:p>
    <w:tbl>
      <w:tblPr>
        <w:tblStyle w:val="Table24"/>
        <w:tblW w:w="8947.0" w:type="dxa"/>
        <w:jc w:val="left"/>
        <w:tblInd w:w="-80.0" w:type="dxa"/>
        <w:tblLayout w:type="fixed"/>
        <w:tblLook w:val="0400"/>
      </w:tblPr>
      <w:tblGrid>
        <w:gridCol w:w="1307"/>
        <w:gridCol w:w="7640"/>
        <w:tblGridChange w:id="0">
          <w:tblGrid>
            <w:gridCol w:w="1307"/>
            <w:gridCol w:w="7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E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E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E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task</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E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E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gateway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E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(6 XOR + 2 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F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&amp; Join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F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1 cặp AND-split/AND-join (tách kiểm tra kỹ thuật // kiểm tra thư giới thiệu, hội tụ trước khi đánh giá tổng thể)</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F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lặp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F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5 vòng lặp đều quay về Opening Job Requisition, Sàng lọc CV, hoặc Thỏa thuận lương tùy nguyên nhân (yêu cầu tuyển dụng chưa được duyệt, thiếu ứng viên, không đạt phỏng vấn, không đạt đánh giá, đàm phán lương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F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phức tạp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3F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 8 cổng điều kiện, nhiều vòng lặp hội tụ, thể hiện tính bất định cao của quy trình tuyển dụng</w:t>
            </w:r>
          </w:p>
        </w:tc>
      </w:tr>
    </w:tbl>
    <w:sdt>
      <w:sdtPr>
        <w:id w:val="-89858282"/>
        <w:tag w:val="goog_rdk_474"/>
      </w:sdtPr>
      <w:sdtContent>
        <w:p w:rsidR="00000000" w:rsidDel="00000000" w:rsidP="00000000" w:rsidRDefault="00000000" w:rsidRPr="00000000" w14:paraId="000003F6">
          <w:pPr>
            <w:rPr>
              <w:ins w:author="Văn Trung" w:id="143" w:date="2026-07-12T14:47:00Z"/>
            </w:rPr>
          </w:pPr>
          <w:sdt>
            <w:sdtPr>
              <w:id w:val="158539653"/>
              <w:tag w:val="goog_rdk_473"/>
            </w:sdtPr>
            <w:sdtContent>
              <w:ins w:author="Văn Trung" w:id="143" w:date="2026-07-12T14:47:00Z">
                <w:r w:rsidDel="00000000" w:rsidR="00000000" w:rsidRPr="00000000">
                  <w:rPr>
                    <w:rtl w:val="0"/>
                  </w:rPr>
                </w:r>
              </w:ins>
            </w:sdtContent>
          </w:sdt>
        </w:p>
      </w:sdtContent>
    </w:sdt>
    <w:p w:rsidR="00000000" w:rsidDel="00000000" w:rsidP="00000000" w:rsidRDefault="00000000" w:rsidRPr="00000000" w14:paraId="000003F7">
      <w:pPr>
        <w:pStyle w:val="Heading3"/>
        <w:numPr>
          <w:ilvl w:val="2"/>
          <w:numId w:val="1"/>
        </w:numPr>
        <w:ind w:left="1080" w:hanging="360"/>
        <w:rPr/>
      </w:pPr>
      <w:bookmarkStart w:colFirst="0" w:colLast="0" w:name="_heading=h.drkyk9g0vaq4" w:id="141"/>
      <w:bookmarkEnd w:id="141"/>
      <w:sdt>
        <w:sdtPr>
          <w:id w:val="-2076088384"/>
          <w:tag w:val="goog_rdk_475"/>
        </w:sdtPr>
        <w:sdtContent>
          <w:ins w:author="Văn Trung" w:id="143" w:date="2026-07-12T14:47:00Z">
            <w:r w:rsidDel="00000000" w:rsidR="00000000" w:rsidRPr="00000000">
              <w:rPr>
                <w:rtl w:val="0"/>
              </w:rPr>
              <w:t xml:space="preserve">Mô tả quy trình hiện có</w:t>
            </w:r>
          </w:ins>
        </w:sdtContent>
      </w:sdt>
      <w:r w:rsidDel="00000000" w:rsidR="00000000" w:rsidRPr="00000000">
        <w:rPr>
          <w:rtl w:val="0"/>
        </w:rPr>
      </w:r>
    </w:p>
    <w:sdt>
      <w:sdtPr>
        <w:id w:val="-211735704"/>
        <w:tag w:val="goog_rdk_478"/>
      </w:sdtPr>
      <w:sdtContent>
        <w:p w:rsidR="00000000" w:rsidDel="00000000" w:rsidP="00000000" w:rsidRDefault="00000000" w:rsidRPr="00000000" w14:paraId="000003F8">
          <w:pPr>
            <w:ind w:left="227" w:firstLine="0"/>
            <w:rPr>
              <w:del w:author="Văn Trung" w:id="144" w:date="2026-07-12T16:27:00Z"/>
            </w:rPr>
          </w:pPr>
          <w:r w:rsidDel="00000000" w:rsidR="00000000" w:rsidRPr="00000000">
            <w:rPr>
              <w:rtl w:val="0"/>
            </w:rPr>
            <w:t xml:space="preserve">Requester điền Job Requisition Form, TA Lead cập nhật nhu cầu tuyển dụng và trình BOD/COO duyệt; sau đó tạo/revise JD, đăng tuyển và sourcing; sàng lọc CV tạo shortlist, phone screening; đánh giá qua bài test kỹ thuật, phỏng vấn HR </w:t>
          </w:r>
          <w:sdt>
            <w:sdtPr>
              <w:id w:val="-65008395"/>
              <w:tag w:val="goog_rdk_476"/>
            </w:sdtPr>
            <w:sdtContent>
              <w:commentRangeStart w:id="66"/>
            </w:sdtContent>
          </w:sdt>
          <w:r w:rsidDel="00000000" w:rsidR="00000000" w:rsidRPr="00000000">
            <w:rPr>
              <w:rtl w:val="0"/>
            </w:rPr>
            <w:t xml:space="preserve">&amp;</w:t>
          </w:r>
          <w:commentRangeEnd w:id="66"/>
          <w:r w:rsidDel="00000000" w:rsidR="00000000" w:rsidRPr="00000000">
            <w:commentReference w:id="66"/>
          </w:r>
          <w:r w:rsidDel="00000000" w:rsidR="00000000" w:rsidRPr="00000000">
            <w:rPr>
              <w:rtl w:val="0"/>
            </w:rPr>
            <w:t xml:space="preserve"> kỹ thuật, kiểm tra lương, phỏng vấn khách hàng (nếu có); cuối cùng tạo Offer Letter và phối hợp Pre-On-Board.</w:t>
          </w:r>
          <w:sdt>
            <w:sdtPr>
              <w:id w:val="-1537548925"/>
              <w:tag w:val="goog_rdk_477"/>
            </w:sdtPr>
            <w:sdtContent>
              <w:del w:author="Văn Trung" w:id="144" w:date="2026-07-12T16:27:00Z">
                <w:r w:rsidDel="00000000" w:rsidR="00000000" w:rsidRPr="00000000">
                  <w:rPr>
                    <w:rtl w:val="0"/>
                  </w:rPr>
                </w:r>
              </w:del>
            </w:sdtContent>
          </w:sdt>
        </w:p>
      </w:sdtContent>
    </w:sdt>
    <w:sdt>
      <w:sdtPr>
        <w:id w:val="-865035633"/>
        <w:tag w:val="goog_rdk_480"/>
      </w:sdtPr>
      <w:sdtContent>
        <w:p w:rsidR="00000000" w:rsidDel="00000000" w:rsidP="00000000" w:rsidRDefault="00000000" w:rsidRPr="00000000" w14:paraId="000003F9">
          <w:pPr>
            <w:ind w:left="227" w:firstLine="0"/>
            <w:rPr>
              <w:rPrChange w:author="Văn Trung" w:id="145" w:date="2026-07-12T16:28:00Z">
                <w:rPr/>
              </w:rPrChange>
            </w:rPr>
            <w:pPrChange w:author="Văn Trung" w:id="0" w:date="2026-07-12T16:28:00Z">
              <w:pPr>
                <w:pStyle w:val="Heading2"/>
                <w:numPr>
                  <w:ilvl w:val="1"/>
                  <w:numId w:val="1"/>
                </w:numPr>
                <w:ind w:left="720" w:hanging="360"/>
              </w:pPr>
            </w:pPrChange>
          </w:pPr>
          <w:sdt>
            <w:sdtPr>
              <w:id w:val="-1571647907"/>
              <w:tag w:val="goog_rdk_479"/>
            </w:sdtPr>
            <w:sdtContent>
              <w:del w:author="Văn Trung" w:id="144" w:date="2026-07-12T16:27:00Z">
                <w:r w:rsidDel="00000000" w:rsidR="00000000" w:rsidRPr="00000000">
                  <w:rPr>
                    <w:rtl w:val="0"/>
                  </w:rPr>
                  <w:delText xml:space="preserve">Chủ đề cấp độ 2</w:delText>
                </w:r>
              </w:del>
            </w:sdtContent>
          </w:sdt>
          <w:r w:rsidDel="00000000" w:rsidR="00000000" w:rsidRPr="00000000">
            <w:rPr>
              <w:rtl w:val="0"/>
            </w:rPr>
          </w:r>
        </w:p>
      </w:sdtContent>
    </w:sdt>
    <w:p w:rsidR="00000000" w:rsidDel="00000000" w:rsidP="00000000" w:rsidRDefault="00000000" w:rsidRPr="00000000" w14:paraId="000003FA">
      <w:pPr>
        <w:pStyle w:val="Heading3"/>
        <w:numPr>
          <w:ilvl w:val="2"/>
          <w:numId w:val="1"/>
        </w:numPr>
        <w:ind w:left="1080" w:hanging="360"/>
        <w:rPr/>
      </w:pPr>
      <w:bookmarkStart w:colFirst="0" w:colLast="0" w:name="_heading=h.o6fguklmfck5" w:id="142"/>
      <w:bookmarkEnd w:id="142"/>
      <w:r w:rsidDel="00000000" w:rsidR="00000000" w:rsidRPr="00000000">
        <w:rPr>
          <w:rtl w:val="0"/>
        </w:rPr>
        <w:t xml:space="preserve">Sơ đồ tổ chức</w:t>
      </w:r>
    </w:p>
    <w:p w:rsidR="00000000" w:rsidDel="00000000" w:rsidP="00000000" w:rsidRDefault="00000000" w:rsidRPr="00000000" w14:paraId="000003FB">
      <w:pPr>
        <w:jc w:val="center"/>
        <w:rPr/>
      </w:pPr>
      <w:r w:rsidDel="00000000" w:rsidR="00000000" w:rsidRPr="00000000">
        <w:rPr>
          <w:color w:val="000000"/>
        </w:rPr>
        <w:drawing>
          <wp:inline distB="0" distT="0" distL="0" distR="0">
            <wp:extent cx="4769485" cy="2720975"/>
            <wp:effectExtent b="0" l="0" r="0" t="0"/>
            <wp:docPr id="1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769485"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1kq4j1wk7hkt" w:id="143"/>
      <w:bookmarkEnd w:id="143"/>
      <w:r w:rsidDel="00000000" w:rsidR="00000000" w:rsidRPr="00000000">
        <w:rPr>
          <w:rFonts w:ascii="Times New Roman" w:cs="Times New Roman" w:eastAsia="Times New Roman" w:hAnsi="Times New Roman"/>
          <w:color w:val="000000"/>
          <w:rtl w:val="0"/>
        </w:rPr>
        <w:t xml:space="preserve">Hình 3.15: Sơ đồ tổ chức: Quy trình tuyển dụng nhân sự</w:t>
      </w:r>
    </w:p>
    <w:p w:rsidR="00000000" w:rsidDel="00000000" w:rsidP="00000000" w:rsidRDefault="00000000" w:rsidRPr="00000000" w14:paraId="000003FD">
      <w:pPr>
        <w:pStyle w:val="Heading3"/>
        <w:numPr>
          <w:ilvl w:val="2"/>
          <w:numId w:val="1"/>
        </w:numPr>
        <w:ind w:left="1080" w:hanging="360"/>
        <w:rPr/>
      </w:pPr>
      <w:bookmarkStart w:colFirst="0" w:colLast="0" w:name="_heading=h.pi0uzstv58j2" w:id="144"/>
      <w:bookmarkEnd w:id="144"/>
      <w:sdt>
        <w:sdtPr>
          <w:id w:val="-1716374783"/>
          <w:tag w:val="goog_rdk_482"/>
        </w:sdtPr>
        <w:sdtContent>
          <w:ins w:author="Văn Trung" w:id="146" w:date="2026-07-12T16:30:00Z">
            <w:r w:rsidDel="00000000" w:rsidR="00000000" w:rsidRPr="00000000">
              <w:rPr>
                <w:rtl w:val="0"/>
              </w:rPr>
              <w:t xml:space="preserve">Kế hoạch làm việc</w:t>
            </w:r>
          </w:ins>
        </w:sdtContent>
      </w:sdt>
      <w:sdt>
        <w:sdtPr>
          <w:id w:val="364524273"/>
          <w:tag w:val="goog_rdk_483"/>
        </w:sdtPr>
        <w:sdtContent>
          <w:del w:author="Văn Trung" w:id="146" w:date="2026-07-12T16:30:00Z">
            <w:r w:rsidDel="00000000" w:rsidR="00000000" w:rsidRPr="00000000">
              <w:rPr>
                <w:rtl w:val="0"/>
              </w:rPr>
              <w:delText xml:space="preserve">Chủ đề cấp độ 3</w:delText>
            </w:r>
          </w:del>
        </w:sdtContent>
      </w:sdt>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ybajyuakgb44" w:id="145"/>
      <w:bookmarkEnd w:id="145"/>
      <w:r w:rsidDel="00000000" w:rsidR="00000000" w:rsidRPr="00000000">
        <w:rPr>
          <w:rFonts w:ascii="Times New Roman" w:cs="Times New Roman" w:eastAsia="Times New Roman" w:hAnsi="Times New Roman"/>
          <w:color w:val="000000"/>
          <w:rtl w:val="0"/>
        </w:rPr>
        <w:t xml:space="preserve">Bảng 3.21: Kế hoạch làm việc theo tuần:</w:t>
      </w:r>
      <w:sdt>
        <w:sdtPr>
          <w:id w:val="-723166503"/>
          <w:tag w:val="goog_rdk_484"/>
        </w:sdtPr>
        <w:sdtContent>
          <w:commentRangeStart w:id="67"/>
        </w:sdtContent>
      </w:sdt>
      <w:r w:rsidDel="00000000" w:rsidR="00000000" w:rsidRPr="00000000">
        <w:rPr>
          <w:rFonts w:ascii="Times New Roman" w:cs="Times New Roman" w:eastAsia="Times New Roman" w:hAnsi="Times New Roman"/>
          <w:color w:val="000000"/>
          <w:rtl w:val="0"/>
        </w:rPr>
        <w:t xml:space="preserve"> Quy trình tuyễn dụng </w:t>
      </w:r>
      <w:commentRangeEnd w:id="67"/>
      <w:r w:rsidDel="00000000" w:rsidR="00000000" w:rsidRPr="00000000">
        <w:commentReference w:id="67"/>
      </w:r>
      <w:r w:rsidDel="00000000" w:rsidR="00000000" w:rsidRPr="00000000">
        <w:rPr>
          <w:rFonts w:ascii="Times New Roman" w:cs="Times New Roman" w:eastAsia="Times New Roman" w:hAnsi="Times New Roman"/>
          <w:color w:val="000000"/>
          <w:rtl w:val="0"/>
        </w:rPr>
        <w:t xml:space="preserve">nhân sự</w:t>
      </w:r>
    </w:p>
    <w:tbl>
      <w:tblPr>
        <w:tblStyle w:val="Table25"/>
        <w:tblW w:w="8947.0" w:type="dxa"/>
        <w:jc w:val="left"/>
        <w:tblInd w:w="-80.0" w:type="dxa"/>
        <w:tblLayout w:type="fixed"/>
        <w:tblLook w:val="0400"/>
      </w:tblPr>
      <w:tblGrid>
        <w:gridCol w:w="1219"/>
        <w:gridCol w:w="2488"/>
        <w:gridCol w:w="5240"/>
        <w:tblGridChange w:id="0">
          <w:tblGrid>
            <w:gridCol w:w="1219"/>
            <w:gridCol w:w="2488"/>
            <w:gridCol w:w="52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F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0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0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Job Requisition mới, trình BOD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Tạo/update JD, đăng tuyển &amp; sourcing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4 – 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Sàng lọc CV, phone screening, lên lịch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Interviewers, TA Lead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Phỏng vấn kỹ thuật &amp; HR; tổng hợp kết quả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sau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0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C&amp;B, HR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Offer Letter, thực hiện Pre-On-Board</w:t>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3"/>
        <w:numPr>
          <w:ilvl w:val="2"/>
          <w:numId w:val="1"/>
        </w:numPr>
        <w:ind w:left="1080" w:hanging="360"/>
        <w:rPr/>
      </w:pPr>
      <w:bookmarkStart w:colFirst="0" w:colLast="0" w:name="_heading=h.bsxisswe2nzq" w:id="146"/>
      <w:bookmarkEnd w:id="146"/>
      <w:r w:rsidDel="00000000" w:rsidR="00000000" w:rsidRPr="00000000">
        <w:rPr>
          <w:rtl w:val="0"/>
        </w:rPr>
        <w:t xml:space="preserve">Thuật ngữ và sổ tay</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nid47ow3evm3" w:id="147"/>
      <w:bookmarkEnd w:id="147"/>
      <w:r w:rsidDel="00000000" w:rsidR="00000000" w:rsidRPr="00000000">
        <w:rPr>
          <w:rFonts w:ascii="Times New Roman" w:cs="Times New Roman" w:eastAsia="Times New Roman" w:hAnsi="Times New Roman"/>
          <w:color w:val="000000"/>
          <w:rtl w:val="0"/>
        </w:rPr>
        <w:t xml:space="preserve">Bảng 3.22: Thuật ngữ và sổ tay:</w:t>
      </w:r>
      <w:sdt>
        <w:sdtPr>
          <w:id w:val="-92069667"/>
          <w:tag w:val="goog_rdk_485"/>
        </w:sdtPr>
        <w:sdtContent>
          <w:commentRangeStart w:id="68"/>
        </w:sdtContent>
      </w:sdt>
      <w:r w:rsidDel="00000000" w:rsidR="00000000" w:rsidRPr="00000000">
        <w:rPr>
          <w:rFonts w:ascii="Times New Roman" w:cs="Times New Roman" w:eastAsia="Times New Roman" w:hAnsi="Times New Roman"/>
          <w:color w:val="000000"/>
          <w:rtl w:val="0"/>
        </w:rPr>
        <w:t xml:space="preserve"> Quy trỉnh </w:t>
      </w:r>
      <w:commentRangeEnd w:id="68"/>
      <w:r w:rsidDel="00000000" w:rsidR="00000000" w:rsidRPr="00000000">
        <w:commentReference w:id="68"/>
      </w:r>
      <w:r w:rsidDel="00000000" w:rsidR="00000000" w:rsidRPr="00000000">
        <w:rPr>
          <w:rFonts w:ascii="Times New Roman" w:cs="Times New Roman" w:eastAsia="Times New Roman" w:hAnsi="Times New Roman"/>
          <w:color w:val="000000"/>
          <w:rtl w:val="0"/>
        </w:rPr>
        <w:t xml:space="preserve">quản lý tuyển dụng nhân sự</w:t>
      </w:r>
    </w:p>
    <w:tbl>
      <w:tblPr>
        <w:tblStyle w:val="Table26"/>
        <w:tblW w:w="8990.0" w:type="dxa"/>
        <w:jc w:val="left"/>
        <w:tblInd w:w="-80.0" w:type="dxa"/>
        <w:tblLayout w:type="fixed"/>
        <w:tblLook w:val="0400"/>
      </w:tblPr>
      <w:tblGrid>
        <w:gridCol w:w="2688"/>
        <w:gridCol w:w="6302"/>
        <w:tblGridChange w:id="0">
          <w:tblGrid>
            <w:gridCol w:w="2688"/>
            <w:gridCol w:w="63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1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1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Định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 (Job Description)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mô tả công việc cho vị trí tuyển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(Talent Acquisition)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phụ trách thu hút </w:t>
            </w:r>
            <w:sdt>
              <w:sdtPr>
                <w:id w:val="-672742049"/>
                <w:tag w:val="goog_rdk_486"/>
              </w:sdtPr>
              <w:sdtContent>
                <w:commentRangeStart w:id="69"/>
              </w:sdtContent>
            </w:sdt>
            <w:r w:rsidDel="00000000" w:rsidR="00000000" w:rsidRPr="00000000">
              <w:rPr>
                <w:rFonts w:ascii="Times New Roman" w:cs="Times New Roman" w:eastAsia="Times New Roman" w:hAnsi="Times New Roman"/>
                <w:rtl w:val="0"/>
              </w:rPr>
              <w:t xml:space="preserve">&amp;</w:t>
            </w:r>
            <w:commentRangeEnd w:id="69"/>
            <w:r w:rsidDel="00000000" w:rsidR="00000000" w:rsidRPr="00000000">
              <w:commentReference w:id="69"/>
            </w:r>
            <w:r w:rsidDel="00000000" w:rsidR="00000000" w:rsidRPr="00000000">
              <w:rPr>
                <w:rFonts w:ascii="Times New Roman" w:cs="Times New Roman" w:eastAsia="Times New Roman" w:hAnsi="Times New Roman"/>
                <w:rtl w:val="0"/>
              </w:rPr>
              <w:t xml:space="preserve"> tuyển dụng nhân tài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Letter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mời làm việc chính thức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check</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thông tin tham chiếu từ nơi làm việc cũ</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1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hòa nhập nhân viên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2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2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ứng viên được chọn lọc để phỏng vấn</w:t>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3"/>
        <w:numPr>
          <w:ilvl w:val="2"/>
          <w:numId w:val="1"/>
        </w:numPr>
        <w:ind w:left="1080" w:hanging="360"/>
        <w:rPr/>
      </w:pPr>
      <w:bookmarkStart w:colFirst="0" w:colLast="0" w:name="_heading=h.k651ebr50hr" w:id="148"/>
      <w:bookmarkEnd w:id="148"/>
      <w:r w:rsidDel="00000000" w:rsidR="00000000" w:rsidRPr="00000000">
        <w:rPr>
          <w:rtl w:val="0"/>
        </w:rPr>
        <w:t xml:space="preserve">Biểu mẫu</w:t>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mnz0ychiooj0" w:id="149"/>
      <w:bookmarkEnd w:id="149"/>
      <w:r w:rsidDel="00000000" w:rsidR="00000000" w:rsidRPr="00000000">
        <w:rPr>
          <w:rFonts w:ascii="Times New Roman" w:cs="Times New Roman" w:eastAsia="Times New Roman" w:hAnsi="Times New Roman"/>
          <w:color w:val="000000"/>
          <w:rtl w:val="0"/>
        </w:rPr>
        <w:t xml:space="preserve">Bảng 3.23: Biểu mẫu: FR Job </w:t>
      </w:r>
      <w:sdt>
        <w:sdtPr>
          <w:id w:val="880042557"/>
          <w:tag w:val="goog_rdk_487"/>
        </w:sdtPr>
        <w:sdtContent>
          <w:commentRangeStart w:id="70"/>
        </w:sdtContent>
      </w:sdt>
      <w:r w:rsidDel="00000000" w:rsidR="00000000" w:rsidRPr="00000000">
        <w:rPr>
          <w:rFonts w:ascii="Times New Roman" w:cs="Times New Roman" w:eastAsia="Times New Roman" w:hAnsi="Times New Roman"/>
          <w:color w:val="000000"/>
          <w:rtl w:val="0"/>
        </w:rPr>
        <w:t xml:space="preserve">Requissition</w:t>
      </w:r>
      <w:commentRangeEnd w:id="70"/>
      <w:r w:rsidDel="00000000" w:rsidR="00000000" w:rsidRPr="00000000">
        <w:commentReference w:id="70"/>
      </w:r>
      <w:r w:rsidDel="00000000" w:rsidR="00000000" w:rsidRPr="00000000">
        <w:rPr>
          <w:rFonts w:ascii="Times New Roman" w:cs="Times New Roman" w:eastAsia="Times New Roman" w:hAnsi="Times New Roman"/>
          <w:color w:val="000000"/>
          <w:rtl w:val="0"/>
        </w:rPr>
        <w:t xml:space="preserve"> Form: Quy trình tuyển dụng nhân sự</w:t>
      </w:r>
    </w:p>
    <w:tbl>
      <w:tblPr>
        <w:tblStyle w:val="Table27"/>
        <w:tblW w:w="8990.0" w:type="dxa"/>
        <w:jc w:val="left"/>
        <w:tblInd w:w="-80.0" w:type="dxa"/>
        <w:tblLayout w:type="fixed"/>
        <w:tblLook w:val="0400"/>
      </w:tblPr>
      <w:tblGrid>
        <w:gridCol w:w="760"/>
        <w:gridCol w:w="1480"/>
        <w:gridCol w:w="1800"/>
        <w:gridCol w:w="2430"/>
        <w:gridCol w:w="2520"/>
        <w:tblGridChange w:id="0">
          <w:tblGrid>
            <w:gridCol w:w="760"/>
            <w:gridCol w:w="1480"/>
            <w:gridCol w:w="1800"/>
            <w:gridCol w:w="2430"/>
            <w:gridCol w:w="25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2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2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lượng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2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tuyển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2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kỹ năng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2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Deadline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2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z6r1nahf0x92" w:id="150"/>
      <w:bookmarkEnd w:id="150"/>
      <w:r w:rsidDel="00000000" w:rsidR="00000000" w:rsidRPr="00000000">
        <w:rPr>
          <w:rFonts w:ascii="Times New Roman" w:cs="Times New Roman" w:eastAsia="Times New Roman" w:hAnsi="Times New Roman"/>
          <w:color w:val="000000"/>
          <w:rtl w:val="0"/>
        </w:rPr>
        <w:t xml:space="preserve">Bảng 3.24: Biểu mẫu: Interview Report Form</w:t>
      </w:r>
    </w:p>
    <w:tbl>
      <w:tblPr>
        <w:tblStyle w:val="Table28"/>
        <w:tblW w:w="8990.0" w:type="dxa"/>
        <w:jc w:val="left"/>
        <w:tblInd w:w="-80.0" w:type="dxa"/>
        <w:tblLayout w:type="fixed"/>
        <w:tblLook w:val="0400"/>
      </w:tblPr>
      <w:tblGrid>
        <w:gridCol w:w="1169"/>
        <w:gridCol w:w="760"/>
        <w:gridCol w:w="1749"/>
        <w:gridCol w:w="2162"/>
        <w:gridCol w:w="3150"/>
        <w:tblGridChange w:id="0">
          <w:tblGrid>
            <w:gridCol w:w="1169"/>
            <w:gridCol w:w="760"/>
            <w:gridCol w:w="1749"/>
            <w:gridCol w:w="2162"/>
            <w:gridCol w:w="3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3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Ứng viên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3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3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kỹ thuật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3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thái độ</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3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luận Đạt/Không đạt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3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3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3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3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3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2"/>
        <w:numPr>
          <w:ilvl w:val="1"/>
          <w:numId w:val="1"/>
        </w:numPr>
        <w:ind w:left="720" w:hanging="360"/>
        <w:rPr>
          <w:rFonts w:ascii="Times New Roman" w:cs="Times New Roman" w:eastAsia="Times New Roman" w:hAnsi="Times New Roman"/>
        </w:rPr>
      </w:pPr>
      <w:bookmarkStart w:colFirst="0" w:colLast="0" w:name="_heading=h.mpxrbviisi7u" w:id="151"/>
      <w:bookmarkEnd w:id="151"/>
      <w:sdt>
        <w:sdtPr>
          <w:id w:val="-1432383967"/>
          <w:tag w:val="goog_rdk_489"/>
        </w:sdtPr>
        <w:sdtContent>
          <w:del w:author="Văn Trung" w:id="147" w:date="2026-07-12T16:12:00Z">
            <w:r w:rsidDel="00000000" w:rsidR="00000000" w:rsidRPr="00000000">
              <w:rPr>
                <w:rFonts w:ascii="Times New Roman" w:cs="Times New Roman" w:eastAsia="Times New Roman" w:hAnsi="Times New Roman"/>
                <w:rtl w:val="0"/>
              </w:rPr>
              <w:delText xml:space="preserve">Chủ đề cấp độ 2</w:delText>
            </w:r>
          </w:del>
        </w:sdtContent>
      </w:sdt>
      <w:r w:rsidDel="00000000" w:rsidR="00000000" w:rsidRPr="00000000">
        <w:rPr>
          <w:rFonts w:ascii="Times New Roman" w:cs="Times New Roman" w:eastAsia="Times New Roman" w:hAnsi="Times New Roman"/>
          <w:rtl w:val="0"/>
        </w:rPr>
        <w:t xml:space="preserve">QUY TRÌNH QUẢN LÝ </w:t>
      </w:r>
      <w:sdt>
        <w:sdtPr>
          <w:id w:val="1409637572"/>
          <w:tag w:val="goog_rdk_490"/>
        </w:sdtPr>
        <w:sdtContent>
          <w:commentRangeStart w:id="71"/>
        </w:sdtContent>
      </w:sdt>
      <w:r w:rsidDel="00000000" w:rsidR="00000000" w:rsidRPr="00000000">
        <w:rPr>
          <w:rFonts w:ascii="Times New Roman" w:cs="Times New Roman" w:eastAsia="Times New Roman" w:hAnsi="Times New Roman"/>
          <w:rtl w:val="0"/>
        </w:rPr>
        <w:t xml:space="preserve">&amp;</w:t>
      </w:r>
      <w:commentRangeEnd w:id="71"/>
      <w:r w:rsidDel="00000000" w:rsidR="00000000" w:rsidRPr="00000000">
        <w:commentReference w:id="71"/>
      </w:r>
      <w:r w:rsidDel="00000000" w:rsidR="00000000" w:rsidRPr="00000000">
        <w:rPr>
          <w:rFonts w:ascii="Times New Roman" w:cs="Times New Roman" w:eastAsia="Times New Roman" w:hAnsi="Times New Roman"/>
          <w:rtl w:val="0"/>
        </w:rPr>
        <w:t xml:space="preserve"> KIỂM SOÁT TÀI SẢN (ASSETS CONTROL MANAGEMENT)</w:t>
      </w:r>
    </w:p>
    <w:p w:rsidR="00000000" w:rsidDel="00000000" w:rsidP="00000000" w:rsidRDefault="00000000" w:rsidRPr="00000000" w14:paraId="0000043D">
      <w:pPr>
        <w:pStyle w:val="Heading3"/>
        <w:numPr>
          <w:ilvl w:val="2"/>
          <w:numId w:val="1"/>
        </w:numPr>
        <w:ind w:left="1080" w:hanging="360"/>
        <w:rPr>
          <w:rFonts w:ascii="Times New Roman" w:cs="Times New Roman" w:eastAsia="Times New Roman" w:hAnsi="Times New Roman"/>
        </w:rPr>
      </w:pPr>
      <w:bookmarkStart w:colFirst="0" w:colLast="0" w:name="_heading=h.vghcxzsdoput" w:id="152"/>
      <w:bookmarkEnd w:id="152"/>
      <w:sdt>
        <w:sdtPr>
          <w:id w:val="899679619"/>
          <w:tag w:val="goog_rdk_492"/>
        </w:sdtPr>
        <w:sdtContent>
          <w:del w:author="Văn Trung" w:id="148" w:date="2026-07-12T16:12:00Z">
            <w:r w:rsidDel="00000000" w:rsidR="00000000" w:rsidRPr="00000000">
              <w:rPr>
                <w:rFonts w:ascii="Times New Roman" w:cs="Times New Roman" w:eastAsia="Times New Roman" w:hAnsi="Times New Roman"/>
                <w:rtl w:val="0"/>
              </w:rPr>
              <w:delText xml:space="preserve">Chủ đề cấp độ 3</w:delText>
            </w:r>
          </w:del>
        </w:sdtContent>
      </w:sdt>
      <w:sdt>
        <w:sdtPr>
          <w:id w:val="-1193911612"/>
          <w:tag w:val="goog_rdk_493"/>
        </w:sdtPr>
        <w:sdtContent>
          <w:ins w:author="Văn Trung" w:id="148" w:date="2026-07-12T16:12:00Z">
            <w:r w:rsidDel="00000000" w:rsidR="00000000" w:rsidRPr="00000000">
              <w:rPr>
                <w:rFonts w:ascii="Times New Roman" w:cs="Times New Roman" w:eastAsia="Times New Roman" w:hAnsi="Times New Roman"/>
                <w:rtl w:val="0"/>
              </w:rPr>
              <w:t xml:space="preserve">Mô hình hóa quy trình</w:t>
            </w:r>
          </w:ins>
        </w:sdtContent>
      </w:sdt>
      <w:r w:rsidDel="00000000" w:rsidR="00000000" w:rsidRPr="00000000">
        <w:rPr>
          <w:rtl w:val="0"/>
        </w:rPr>
      </w:r>
    </w:p>
    <w:p w:rsidR="00000000" w:rsidDel="00000000" w:rsidP="00000000" w:rsidRDefault="00000000" w:rsidRPr="00000000" w14:paraId="0000043E">
      <w:pPr>
        <w:pStyle w:val="Heading4"/>
        <w:numPr>
          <w:ilvl w:val="3"/>
          <w:numId w:val="1"/>
        </w:numPr>
        <w:ind w:left="1440" w:hanging="360"/>
        <w:rPr/>
      </w:pPr>
      <w:bookmarkStart w:colFirst="0" w:colLast="0" w:name="_heading=h.grmtvj1j0k3r" w:id="153"/>
      <w:bookmarkEnd w:id="153"/>
      <w:r w:rsidDel="00000000" w:rsidR="00000000" w:rsidRPr="00000000">
        <w:rPr>
          <w:rtl w:val="0"/>
        </w:rPr>
        <w:t xml:space="preserve">Tổng quan quy trình</w:t>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575300" cy="1041400"/>
            <wp:effectExtent b="0" l="0" r="0" t="0"/>
            <wp:docPr id="1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575300" cy="1041400"/>
                    </a:xfrm>
                    <a:prstGeom prst="rect"/>
                    <a:ln/>
                  </pic:spPr>
                </pic:pic>
              </a:graphicData>
            </a:graphic>
          </wp:inline>
        </w:drawing>
      </w:r>
      <w:r w:rsidDel="00000000" w:rsidR="00000000" w:rsidRPr="00000000">
        <w:rPr>
          <w:rtl w:val="0"/>
        </w:rPr>
      </w:r>
    </w:p>
    <w:sdt>
      <w:sdtPr>
        <w:id w:val="-827498325"/>
        <w:tag w:val="goog_rdk_496"/>
      </w:sdtPr>
      <w:sdtContent>
        <w:p w:rsidR="00000000" w:rsidDel="00000000" w:rsidP="00000000" w:rsidRDefault="00000000" w:rsidRPr="00000000" w14:paraId="00000441">
          <w:pPr>
            <w:pBdr>
              <w:top w:space="0" w:sz="0" w:val="nil"/>
              <w:left w:space="0" w:sz="0" w:val="nil"/>
              <w:bottom w:space="0" w:sz="0" w:val="nil"/>
              <w:right w:space="0" w:sz="0" w:val="nil"/>
              <w:between w:space="0" w:sz="0" w:val="nil"/>
            </w:pBdr>
            <w:spacing w:line="240" w:lineRule="auto"/>
            <w:jc w:val="center"/>
            <w:rPr>
              <w:ins w:author="Văn Trung" w:id="149" w:date="2026-07-12T16:27:00Z"/>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3.16: Mô hình tổng quan: Quy trình quản lý </w:t>
          </w:r>
          <w:sdt>
            <w:sdtPr>
              <w:id w:val="-25709965"/>
              <w:tag w:val="goog_rdk_494"/>
            </w:sdtPr>
            <w:sdtContent>
              <w:commentRangeStart w:id="72"/>
            </w:sdtContent>
          </w:sdt>
          <w:r w:rsidDel="00000000" w:rsidR="00000000" w:rsidRPr="00000000">
            <w:rPr>
              <w:rFonts w:ascii="Times New Roman" w:cs="Times New Roman" w:eastAsia="Times New Roman" w:hAnsi="Times New Roman"/>
              <w:color w:val="000000"/>
              <w:rtl w:val="0"/>
            </w:rPr>
            <w:t xml:space="preserve">&amp; </w:t>
          </w:r>
          <w:commentRangeEnd w:id="72"/>
          <w:r w:rsidDel="00000000" w:rsidR="00000000" w:rsidRPr="00000000">
            <w:commentReference w:id="72"/>
          </w:r>
          <w:r w:rsidDel="00000000" w:rsidR="00000000" w:rsidRPr="00000000">
            <w:rPr>
              <w:rFonts w:ascii="Times New Roman" w:cs="Times New Roman" w:eastAsia="Times New Roman" w:hAnsi="Times New Roman"/>
              <w:color w:val="000000"/>
              <w:rtl w:val="0"/>
            </w:rPr>
            <w:t xml:space="preserve">kiểm soát tài sản</w:t>
          </w:r>
          <w:sdt>
            <w:sdtPr>
              <w:id w:val="1597932279"/>
              <w:tag w:val="goog_rdk_495"/>
            </w:sdtPr>
            <w:sdtContent>
              <w:ins w:author="Văn Trung" w:id="149" w:date="2026-07-12T16:27:00Z">
                <w:r w:rsidDel="00000000" w:rsidR="00000000" w:rsidRPr="00000000">
                  <w:rPr>
                    <w:rtl w:val="0"/>
                  </w:rPr>
                </w:r>
              </w:ins>
            </w:sdtContent>
          </w:sdt>
        </w:p>
      </w:sdtContent>
    </w:sdt>
    <w:sdt>
      <w:sdtPr>
        <w:id w:val="2049894943"/>
        <w:tag w:val="goog_rdk_499"/>
      </w:sdtPr>
      <w:sdtContent>
        <w:p w:rsidR="00000000" w:rsidDel="00000000" w:rsidP="00000000" w:rsidRDefault="00000000" w:rsidRPr="00000000" w14:paraId="00000442">
          <w:pPr>
            <w:pStyle w:val="Heading4"/>
            <w:numPr>
              <w:ilvl w:val="3"/>
              <w:numId w:val="1"/>
            </w:numPr>
            <w:ind w:left="1440" w:hanging="360"/>
            <w:rPr>
              <w:ins w:author="Văn Trung" w:id="150" w:date="2026-07-12T16:27:00Z"/>
              <w:rPrChange w:author="Văn Trung" w:id="151" w:date="2026-07-12T16:27:00Z">
                <w:rPr>
                  <w:rFonts w:ascii="Times New Roman" w:cs="Times New Roman" w:eastAsia="Times New Roman" w:hAnsi="Times New Roman"/>
                </w:rPr>
              </w:rPrChange>
            </w:rPr>
            <w:pPrChange w:author="Văn Trung" w:id="0" w:date="2026-07-12T16:27:00Z">
              <w:pPr>
                <w:pStyle w:val="Heading3"/>
                <w:numPr>
                  <w:ilvl w:val="2"/>
                  <w:numId w:val="1"/>
                </w:numPr>
                <w:ind w:left="1080" w:hanging="360"/>
              </w:pPr>
            </w:pPrChange>
          </w:pPr>
          <w:r w:rsidDel="00000000" w:rsidR="00000000" w:rsidRPr="00000000">
            <w:rPr>
              <w:rtl w:val="0"/>
            </w:rPr>
            <w:t xml:space="preserve">Mô hình BPMN chi tiết</w:t>
          </w:r>
          <w:sdt>
            <w:sdtPr>
              <w:id w:val="352360525"/>
              <w:tag w:val="goog_rdk_497"/>
            </w:sdtPr>
            <w:sdtContent>
              <w:ins w:author="Văn Trung" w:id="150" w:date="2026-07-12T16:27:00Z"/>
              <w:sdt>
                <w:sdtPr>
                  <w:id w:val="-1896218332"/>
                  <w:tag w:val="goog_rdk_498"/>
                </w:sdtPr>
                <w:sdtContent>
                  <w:ins w:author="Văn Trung" w:id="150" w:date="2026-07-12T16:27:00Z">
                    <w:r w:rsidDel="00000000" w:rsidR="00000000" w:rsidRPr="00000000">
                      <w:rPr>
                        <w:rtl w:val="0"/>
                      </w:rPr>
                    </w:r>
                  </w:ins>
                </w:sdtContent>
              </w:sdt>
              <w:ins w:author="Văn Trung" w:id="150" w:date="2026-07-12T16:27:00Z">
                <w:bookmarkStart w:colFirst="0" w:colLast="0" w:name="_heading=h.snxsgfd1butj" w:id="154"/>
                <w:bookmarkEnd w:id="154"/>
              </w:ins>
            </w:sdtContent>
          </w:sdt>
        </w:p>
      </w:sdtContent>
    </w:sdt>
    <w:p w:rsidR="00000000" w:rsidDel="00000000" w:rsidP="00000000" w:rsidRDefault="00000000" w:rsidRPr="00000000" w14:paraId="00000443">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dfpclh5w6v6" w:id="155"/>
      <w:bookmarkEnd w:id="155"/>
      <w:r w:rsidDel="00000000" w:rsidR="00000000" w:rsidRPr="00000000">
        <w:rPr/>
        <w:drawing>
          <wp:inline distB="0" distT="0" distL="0" distR="0">
            <wp:extent cx="5579745" cy="1630680"/>
            <wp:effectExtent b="0" l="0" r="0" t="0"/>
            <wp:docPr id="1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579745" cy="1630680"/>
                    </a:xfrm>
                    <a:prstGeom prst="rect"/>
                    <a:ln/>
                  </pic:spPr>
                </pic:pic>
              </a:graphicData>
            </a:graphic>
          </wp:inline>
        </w:drawing>
      </w:r>
      <w:r w:rsidDel="00000000" w:rsidR="00000000" w:rsidRPr="00000000">
        <w:rPr>
          <w:rtl w:val="0"/>
        </w:rPr>
      </w:r>
    </w:p>
    <w:sdt>
      <w:sdtPr>
        <w:id w:val="2059511988"/>
        <w:tag w:val="goog_rdk_504"/>
      </w:sdtPr>
      <w:sdtContent>
        <w:p w:rsidR="00000000" w:rsidDel="00000000" w:rsidP="00000000" w:rsidRDefault="00000000" w:rsidRPr="00000000" w14:paraId="00000444">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Change w:author="Văn Trung" w:id="154" w:date="2026-07-12T16:27:00Z">
                <w:rPr/>
              </w:rPrChange>
            </w:rPr>
            <w:pPrChange w:author="Văn Trung" w:id="0" w:date="2026-07-12T16:27:00Z">
              <w:pPr>
                <w:pStyle w:val="Heading3"/>
                <w:numPr>
                  <w:ilvl w:val="2"/>
                  <w:numId w:val="1"/>
                </w:numPr>
                <w:ind w:left="1080" w:hanging="360"/>
              </w:pPr>
            </w:pPrChange>
          </w:pPr>
          <w:sdt>
            <w:sdtPr>
              <w:id w:val="738439427"/>
              <w:tag w:val="goog_rdk_501"/>
            </w:sdtPr>
            <w:sdtContent>
              <w:ins w:author="Văn Trung" w:id="152" w:date="2026-07-12T16:27:00Z">
                <w:r w:rsidDel="00000000" w:rsidR="00000000" w:rsidRPr="00000000">
                  <w:rPr>
                    <w:rtl w:val="0"/>
                  </w:rPr>
                  <w:t xml:space="preserve">Hình </w:t>
                </w:r>
              </w:ins>
            </w:sdtContent>
          </w:sdt>
          <w:r w:rsidDel="00000000" w:rsidR="00000000" w:rsidRPr="00000000">
            <w:rPr>
              <w:rtl w:val="0"/>
            </w:rPr>
            <w:t xml:space="preserve">3.17:</w:t>
          </w:r>
          <w:sdt>
            <w:sdtPr>
              <w:id w:val="1332865190"/>
              <w:tag w:val="goog_rdk_502"/>
            </w:sdtPr>
            <w:sdtContent>
              <w:ins w:author="Văn Trung" w:id="153" w:date="2026-07-12T16:27:00Z">
                <w:r w:rsidDel="00000000" w:rsidR="00000000" w:rsidRPr="00000000">
                  <w:rPr>
                    <w:rtl w:val="0"/>
                  </w:rPr>
                  <w:t xml:space="preserve"> </w:t>
                </w:r>
              </w:ins>
            </w:sdtContent>
          </w:sdt>
          <w:r w:rsidDel="00000000" w:rsidR="00000000" w:rsidRPr="00000000">
            <w:rPr>
              <w:rtl w:val="0"/>
            </w:rPr>
            <w:t xml:space="preserve">Mô hình BPMN: Quy trình quản lý &amp; kiểm soát tài sản </w:t>
          </w:r>
          <w:sdt>
            <w:sdtPr>
              <w:id w:val="-1912665524"/>
              <w:tag w:val="goog_rdk_503"/>
            </w:sdtPr>
            <w:sdtContent>
              <w:r w:rsidDel="00000000" w:rsidR="00000000" w:rsidRPr="00000000">
                <w:rPr>
                  <w:rtl w:val="0"/>
                </w:rPr>
              </w:r>
            </w:sdtContent>
          </w:sdt>
        </w:p>
      </w:sdtContent>
    </w:sdt>
    <w:p w:rsidR="00000000" w:rsidDel="00000000" w:rsidP="00000000" w:rsidRDefault="00000000" w:rsidRPr="00000000" w14:paraId="00000445">
      <w:pPr>
        <w:pStyle w:val="Heading4"/>
        <w:numPr>
          <w:ilvl w:val="3"/>
          <w:numId w:val="1"/>
        </w:numPr>
        <w:ind w:left="1440" w:hanging="360"/>
        <w:rPr/>
      </w:pPr>
      <w:bookmarkStart w:colFirst="0" w:colLast="0" w:name="_heading=h.bpxzhfjjv2fr" w:id="156"/>
      <w:bookmarkEnd w:id="156"/>
      <w:r w:rsidDel="00000000" w:rsidR="00000000" w:rsidRPr="00000000">
        <w:rPr>
          <w:rtl w:val="0"/>
        </w:rPr>
        <w:t xml:space="preserve">Độ phức tạp</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rna6t4bhbz1f" w:id="157"/>
      <w:bookmarkEnd w:id="157"/>
      <w:sdt>
        <w:sdtPr>
          <w:id w:val="-2018736488"/>
          <w:tag w:val="goog_rdk_506"/>
        </w:sdtPr>
        <w:sdtContent>
          <w:del w:author="Văn Trung" w:id="155" w:date="2026-07-12T14:51:00Z"/>
          <w:sdt>
            <w:sdtPr>
              <w:id w:val="-984268200"/>
              <w:tag w:val="goog_rdk_507"/>
            </w:sdtPr>
            <w:sdtContent>
              <w:del w:author="Văn Trung" w:id="155" w:date="2026-07-12T14:51:00Z">
                <w:r w:rsidDel="00000000" w:rsidR="00000000" w:rsidRPr="00000000">
                  <w:rPr>
                    <w:color w:val="000000"/>
                    <w:rtl w:val="0"/>
                    <w:rPrChange w:author="Văn Trung" w:id="156" w:date="2026-07-12T14:48:00Z">
                      <w:rPr>
                        <w:rFonts w:ascii="Times New Roman" w:cs="Times New Roman" w:eastAsia="Times New Roman" w:hAnsi="Times New Roman"/>
                        <w:color w:val="000000"/>
                      </w:rPr>
                    </w:rPrChange>
                  </w:rPr>
                  <w:delText xml:space="preserve">Bảng 2.1: Tên bảng 1</w:delText>
                </w:r>
              </w:del>
            </w:sdtContent>
          </w:sdt>
          <w:del w:author="Văn Trung" w:id="155" w:date="2026-07-12T14:51:00Z"/>
        </w:sdtContent>
      </w:sdt>
      <w:sdt>
        <w:sdtPr>
          <w:id w:val="285803122"/>
          <w:tag w:val="goog_rdk_508"/>
        </w:sdtPr>
        <w:sdtContent>
          <w:ins w:author="Văn Trung" w:id="155" w:date="2026-07-12T14:51:00Z">
            <w:r w:rsidDel="00000000" w:rsidR="00000000" w:rsidRPr="00000000">
              <w:rPr>
                <w:rFonts w:ascii="Times New Roman" w:cs="Times New Roman" w:eastAsia="Times New Roman" w:hAnsi="Times New Roman"/>
                <w:color w:val="000000"/>
                <w:rtl w:val="0"/>
              </w:rPr>
              <w:t xml:space="preserve">Bảng </w:t>
            </w:r>
          </w:ins>
        </w:sdtContent>
      </w:sdt>
      <w:r w:rsidDel="00000000" w:rsidR="00000000" w:rsidRPr="00000000">
        <w:rPr>
          <w:rFonts w:ascii="Times New Roman" w:cs="Times New Roman" w:eastAsia="Times New Roman" w:hAnsi="Times New Roman"/>
          <w:color w:val="000000"/>
          <w:rtl w:val="0"/>
        </w:rPr>
        <w:t xml:space="preserve">3.25: Độ phức tạp: Quy trình quản lý </w:t>
      </w:r>
      <w:sdt>
        <w:sdtPr>
          <w:id w:val="-739485998"/>
          <w:tag w:val="goog_rdk_509"/>
        </w:sdtPr>
        <w:sdtContent>
          <w:commentRangeStart w:id="73"/>
        </w:sdtContent>
      </w:sdt>
      <w:r w:rsidDel="00000000" w:rsidR="00000000" w:rsidRPr="00000000">
        <w:rPr>
          <w:rFonts w:ascii="Times New Roman" w:cs="Times New Roman" w:eastAsia="Times New Roman" w:hAnsi="Times New Roman"/>
          <w:color w:val="000000"/>
          <w:rtl w:val="0"/>
        </w:rPr>
        <w:t xml:space="preserve">&amp;</w:t>
      </w:r>
      <w:commentRangeEnd w:id="73"/>
      <w:r w:rsidDel="00000000" w:rsidR="00000000" w:rsidRPr="00000000">
        <w:commentReference w:id="73"/>
      </w:r>
      <w:r w:rsidDel="00000000" w:rsidR="00000000" w:rsidRPr="00000000">
        <w:rPr>
          <w:rFonts w:ascii="Times New Roman" w:cs="Times New Roman" w:eastAsia="Times New Roman" w:hAnsi="Times New Roman"/>
          <w:color w:val="000000"/>
          <w:rtl w:val="0"/>
        </w:rPr>
        <w:t xml:space="preserve"> kiểm soát tài sản</w:t>
      </w:r>
    </w:p>
    <w:tbl>
      <w:tblPr>
        <w:tblStyle w:val="Table29"/>
        <w:tblW w:w="8947.0" w:type="dxa"/>
        <w:jc w:val="left"/>
        <w:tblInd w:w="-80.0" w:type="dxa"/>
        <w:tblLayout w:type="fixed"/>
        <w:tblLook w:val="0400"/>
      </w:tblPr>
      <w:tblGrid>
        <w:gridCol w:w="1564"/>
        <w:gridCol w:w="7383"/>
        <w:tblGridChange w:id="0">
          <w:tblGrid>
            <w:gridCol w:w="1564"/>
            <w:gridCol w:w="738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4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4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4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task</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4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4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gateway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4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(6 XOR + 2 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4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&amp; Join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4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1 cặp AND-split/AND-join (tách xóa dữ liệu // xử lý vật lý thiết bị khi không sửa được, hội tụ trước khi lưu hồ sơ)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4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lặp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5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 2 vòng lặp (sửa xong quay lại bàn giao sử dụng; chờ ngân sách mua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5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phức tạp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5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 8 cổng điều kiện, thể hiện đầy đủ vòng đời tài sản từ tiếp nhận đến thanh lý</w:t>
            </w:r>
          </w:p>
        </w:tc>
      </w:tr>
    </w:tbl>
    <w:sdt>
      <w:sdtPr>
        <w:id w:val="-2045478838"/>
        <w:tag w:val="goog_rdk_511"/>
      </w:sdtPr>
      <w:sdtContent>
        <w:p w:rsidR="00000000" w:rsidDel="00000000" w:rsidP="00000000" w:rsidRDefault="00000000" w:rsidRPr="00000000" w14:paraId="00000453">
          <w:pPr>
            <w:rPr>
              <w:rPrChange w:author="Văn Trung" w:id="157" w:date="2026-07-12T16:28:00Z">
                <w:rPr>
                  <w:rFonts w:ascii="Times New Roman" w:cs="Times New Roman" w:eastAsia="Times New Roman" w:hAnsi="Times New Roman"/>
                  <w:color w:val="000000"/>
                </w:rPr>
              </w:rPrChange>
            </w:rPr>
            <w:pPrChange w:author="Văn Trung" w:id="0" w:date="2026-07-12T16:28:00Z">
              <w:pPr>
                <w:pBdr>
                  <w:top w:space="0" w:sz="0" w:val="nil"/>
                  <w:left w:space="0" w:sz="0" w:val="nil"/>
                  <w:bottom w:space="0" w:sz="0" w:val="nil"/>
                  <w:right w:space="0" w:sz="0" w:val="nil"/>
                  <w:between w:space="0" w:sz="0" w:val="nil"/>
                </w:pBdr>
                <w:spacing w:line="240" w:lineRule="auto"/>
                <w:jc w:val="center"/>
              </w:pPr>
            </w:pPrChange>
          </w:pPr>
          <w:sdt>
            <w:sdtPr>
              <w:id w:val="-1805686484"/>
              <w:tag w:val="goog_rdk_510"/>
            </w:sdtPr>
            <w:sdtContent>
              <w:r w:rsidDel="00000000" w:rsidR="00000000" w:rsidRPr="00000000">
                <w:rPr>
                  <w:rtl w:val="0"/>
                </w:rPr>
              </w:r>
            </w:sdtContent>
          </w:sdt>
        </w:p>
      </w:sdtContent>
    </w:sdt>
    <w:p w:rsidR="00000000" w:rsidDel="00000000" w:rsidP="00000000" w:rsidRDefault="00000000" w:rsidRPr="00000000" w14:paraId="00000454">
      <w:pPr>
        <w:pStyle w:val="Heading3"/>
        <w:numPr>
          <w:ilvl w:val="2"/>
          <w:numId w:val="1"/>
        </w:numPr>
        <w:ind w:left="1080" w:hanging="360"/>
        <w:rPr/>
      </w:pPr>
      <w:bookmarkStart w:colFirst="0" w:colLast="0" w:name="_heading=h.78lzsbcj9el4" w:id="158"/>
      <w:bookmarkEnd w:id="158"/>
      <w:sdt>
        <w:sdtPr>
          <w:id w:val="20857394"/>
          <w:tag w:val="goog_rdk_513"/>
        </w:sdtPr>
        <w:sdtContent>
          <w:ins w:author="Văn Trung" w:id="158" w:date="2026-07-12T16:29:00Z">
            <w:r w:rsidDel="00000000" w:rsidR="00000000" w:rsidRPr="00000000">
              <w:rPr>
                <w:rtl w:val="0"/>
              </w:rPr>
              <w:t xml:space="preserve">Mô tả quy trình hiện có</w:t>
            </w:r>
          </w:ins>
        </w:sdtContent>
      </w:sdt>
      <w:r w:rsidDel="00000000" w:rsidR="00000000" w:rsidRPr="00000000">
        <w:rPr>
          <w:rtl w:val="0"/>
        </w:rPr>
      </w:r>
    </w:p>
    <w:sdt>
      <w:sdtPr>
        <w:id w:val="296965908"/>
        <w:tag w:val="goog_rdk_516"/>
      </w:sdtPr>
      <w:sdtContent>
        <w:p w:rsidR="00000000" w:rsidDel="00000000" w:rsidP="00000000" w:rsidRDefault="00000000" w:rsidRPr="00000000" w14:paraId="00000455">
          <w:pPr>
            <w:ind w:left="227" w:firstLine="0"/>
            <w:rPr>
              <w:del w:author="Văn Trung" w:id="159" w:date="2026-07-12T16:27:00Z"/>
            </w:rPr>
          </w:pPr>
          <w:r w:rsidDel="00000000" w:rsidR="00000000" w:rsidRPr="00000000">
            <w:rPr>
              <w:rtl w:val="0"/>
            </w:rPr>
            <w:t xml:space="preserve">Thiết bị mới sau khi tiếp nhận được lưu kho, dán nhãn theo Equipment Control Register, bàn giao </w:t>
          </w:r>
          <w:sdt>
            <w:sdtPr>
              <w:id w:val="-1170381128"/>
              <w:tag w:val="goog_rdk_514"/>
            </w:sdtPr>
            <w:sdtContent>
              <w:commentRangeStart w:id="74"/>
            </w:sdtContent>
          </w:sdt>
          <w:r w:rsidDel="00000000" w:rsidR="00000000" w:rsidRPr="00000000">
            <w:rPr>
              <w:rtl w:val="0"/>
            </w:rPr>
            <w:t xml:space="preserve">&amp;</w:t>
          </w:r>
          <w:commentRangeEnd w:id="74"/>
          <w:r w:rsidDel="00000000" w:rsidR="00000000" w:rsidRPr="00000000">
            <w:commentReference w:id="74"/>
          </w:r>
          <w:r w:rsidDel="00000000" w:rsidR="00000000" w:rsidRPr="00000000">
            <w:rPr>
              <w:rtl w:val="0"/>
            </w:rPr>
            <w:t xml:space="preserve"> ký nhận cho người sử dụng, sau đó bảo dưỡng định kỳ. Khi hỏng, thiết bị được sửa qua bảo hành hoặc sửa nội bộ; nếu không sửa được sẽ thanh lý. Việc kiểm soát tài sản ra/vào công ty và lưu hồ sơ được thực hiện xuyên suốt vòng đời thiết bị.</w:t>
          </w:r>
          <w:sdt>
            <w:sdtPr>
              <w:id w:val="-394576466"/>
              <w:tag w:val="goog_rdk_515"/>
            </w:sdtPr>
            <w:sdtContent>
              <w:del w:author="Văn Trung" w:id="159" w:date="2026-07-12T16:27:00Z">
                <w:r w:rsidDel="00000000" w:rsidR="00000000" w:rsidRPr="00000000">
                  <w:rPr>
                    <w:rtl w:val="0"/>
                  </w:rPr>
                </w:r>
              </w:del>
            </w:sdtContent>
          </w:sdt>
        </w:p>
      </w:sdtContent>
    </w:sdt>
    <w:sdt>
      <w:sdtPr>
        <w:id w:val="-517577517"/>
        <w:tag w:val="goog_rdk_518"/>
      </w:sdtPr>
      <w:sdtContent>
        <w:p w:rsidR="00000000" w:rsidDel="00000000" w:rsidP="00000000" w:rsidRDefault="00000000" w:rsidRPr="00000000" w14:paraId="00000456">
          <w:pPr>
            <w:ind w:left="227" w:firstLine="0"/>
            <w:rPr>
              <w:rPrChange w:author="Văn Trung" w:id="160" w:date="2026-07-12T16:28:00Z">
                <w:rPr/>
              </w:rPrChange>
            </w:rPr>
            <w:pPrChange w:author="Văn Trung" w:id="0" w:date="2026-07-12T16:28:00Z">
              <w:pPr>
                <w:pStyle w:val="Heading2"/>
                <w:numPr>
                  <w:ilvl w:val="1"/>
                  <w:numId w:val="1"/>
                </w:numPr>
                <w:ind w:left="720" w:hanging="360"/>
              </w:pPr>
            </w:pPrChange>
          </w:pPr>
          <w:sdt>
            <w:sdtPr>
              <w:id w:val="1826277357"/>
              <w:tag w:val="goog_rdk_517"/>
            </w:sdtPr>
            <w:sdtContent>
              <w:del w:author="Văn Trung" w:id="159" w:date="2026-07-12T16:27:00Z">
                <w:r w:rsidDel="00000000" w:rsidR="00000000" w:rsidRPr="00000000">
                  <w:rPr>
                    <w:rtl w:val="0"/>
                  </w:rPr>
                  <w:delText xml:space="preserve">Chủ đề cấp độ 2</w:delText>
                </w:r>
              </w:del>
            </w:sdtContent>
          </w:sdt>
          <w:r w:rsidDel="00000000" w:rsidR="00000000" w:rsidRPr="00000000">
            <w:rPr>
              <w:rtl w:val="0"/>
            </w:rPr>
          </w:r>
        </w:p>
      </w:sdtContent>
    </w:sdt>
    <w:p w:rsidR="00000000" w:rsidDel="00000000" w:rsidP="00000000" w:rsidRDefault="00000000" w:rsidRPr="00000000" w14:paraId="00000457">
      <w:pPr>
        <w:pStyle w:val="Heading3"/>
        <w:numPr>
          <w:ilvl w:val="2"/>
          <w:numId w:val="1"/>
        </w:numPr>
        <w:ind w:left="1080" w:hanging="360"/>
        <w:rPr/>
      </w:pPr>
      <w:bookmarkStart w:colFirst="0" w:colLast="0" w:name="_heading=h.krgwsl5mut5s" w:id="159"/>
      <w:bookmarkEnd w:id="159"/>
      <w:r w:rsidDel="00000000" w:rsidR="00000000" w:rsidRPr="00000000">
        <w:rPr>
          <w:rtl w:val="0"/>
        </w:rPr>
        <w:t xml:space="preserve">Sơ đồ tổ chức</w:t>
      </w:r>
    </w:p>
    <w:p w:rsidR="00000000" w:rsidDel="00000000" w:rsidP="00000000" w:rsidRDefault="00000000" w:rsidRPr="00000000" w14:paraId="00000458">
      <w:pPr>
        <w:jc w:val="center"/>
        <w:rPr/>
      </w:pPr>
      <w:r w:rsidDel="00000000" w:rsidR="00000000" w:rsidRPr="00000000">
        <w:rPr>
          <w:color w:val="000000"/>
        </w:rPr>
        <w:drawing>
          <wp:inline distB="0" distT="0" distL="0" distR="0">
            <wp:extent cx="4769485" cy="2720975"/>
            <wp:effectExtent b="0" l="0" r="0" t="0"/>
            <wp:docPr id="2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769485"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x1tbvpsf2nfp" w:id="160"/>
      <w:bookmarkEnd w:id="160"/>
      <w:r w:rsidDel="00000000" w:rsidR="00000000" w:rsidRPr="00000000">
        <w:rPr>
          <w:rFonts w:ascii="Times New Roman" w:cs="Times New Roman" w:eastAsia="Times New Roman" w:hAnsi="Times New Roman"/>
          <w:color w:val="000000"/>
          <w:rtl w:val="0"/>
        </w:rPr>
        <w:t xml:space="preserve">Hình 3.18: Sơ đồ tổ chức: Quy trình quản lý</w:t>
      </w:r>
      <w:sdt>
        <w:sdtPr>
          <w:id w:val="1120304849"/>
          <w:tag w:val="goog_rdk_519"/>
        </w:sdtPr>
        <w:sdtContent>
          <w:commentRangeStart w:id="75"/>
        </w:sdtContent>
      </w:sdt>
      <w:r w:rsidDel="00000000" w:rsidR="00000000" w:rsidRPr="00000000">
        <w:rPr>
          <w:rFonts w:ascii="Times New Roman" w:cs="Times New Roman" w:eastAsia="Times New Roman" w:hAnsi="Times New Roman"/>
          <w:color w:val="000000"/>
          <w:rtl w:val="0"/>
        </w:rPr>
        <w:t xml:space="preserve"> &amp;</w:t>
      </w:r>
      <w:commentRangeEnd w:id="75"/>
      <w:r w:rsidDel="00000000" w:rsidR="00000000" w:rsidRPr="00000000">
        <w:commentReference w:id="75"/>
      </w:r>
      <w:r w:rsidDel="00000000" w:rsidR="00000000" w:rsidRPr="00000000">
        <w:rPr>
          <w:rFonts w:ascii="Times New Roman" w:cs="Times New Roman" w:eastAsia="Times New Roman" w:hAnsi="Times New Roman"/>
          <w:color w:val="000000"/>
          <w:rtl w:val="0"/>
        </w:rPr>
        <w:t xml:space="preserve"> kiểm soát tài sản</w:t>
      </w:r>
    </w:p>
    <w:p w:rsidR="00000000" w:rsidDel="00000000" w:rsidP="00000000" w:rsidRDefault="00000000" w:rsidRPr="00000000" w14:paraId="0000045A">
      <w:pPr>
        <w:pStyle w:val="Heading3"/>
        <w:numPr>
          <w:ilvl w:val="2"/>
          <w:numId w:val="1"/>
        </w:numPr>
        <w:ind w:left="1080" w:hanging="360"/>
        <w:rPr/>
      </w:pPr>
      <w:bookmarkStart w:colFirst="0" w:colLast="0" w:name="_heading=h.qroyjk2051v3" w:id="161"/>
      <w:bookmarkEnd w:id="161"/>
      <w:sdt>
        <w:sdtPr>
          <w:id w:val="1172252505"/>
          <w:tag w:val="goog_rdk_521"/>
        </w:sdtPr>
        <w:sdtContent>
          <w:ins w:author="Văn Trung" w:id="161" w:date="2026-07-12T16:30:00Z">
            <w:r w:rsidDel="00000000" w:rsidR="00000000" w:rsidRPr="00000000">
              <w:rPr>
                <w:rtl w:val="0"/>
              </w:rPr>
              <w:t xml:space="preserve">Kế hoạch làm việc</w:t>
            </w:r>
          </w:ins>
        </w:sdtContent>
      </w:sdt>
      <w:sdt>
        <w:sdtPr>
          <w:id w:val="-2023757345"/>
          <w:tag w:val="goog_rdk_522"/>
        </w:sdtPr>
        <w:sdtContent>
          <w:del w:author="Văn Trung" w:id="161" w:date="2026-07-12T16:30:00Z">
            <w:r w:rsidDel="00000000" w:rsidR="00000000" w:rsidRPr="00000000">
              <w:rPr>
                <w:rtl w:val="0"/>
              </w:rPr>
              <w:delText xml:space="preserve">Chủ đề cấp độ 3</w:delText>
            </w:r>
          </w:del>
        </w:sdtContent>
      </w:sdt>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e9n4lxb18ilu" w:id="162"/>
      <w:bookmarkEnd w:id="162"/>
      <w:r w:rsidDel="00000000" w:rsidR="00000000" w:rsidRPr="00000000">
        <w:rPr>
          <w:rFonts w:ascii="Times New Roman" w:cs="Times New Roman" w:eastAsia="Times New Roman" w:hAnsi="Times New Roman"/>
          <w:color w:val="000000"/>
          <w:rtl w:val="0"/>
        </w:rPr>
        <w:t xml:space="preserve">Bảng 3.26: </w:t>
      </w:r>
      <w:sdt>
        <w:sdtPr>
          <w:id w:val="1590238120"/>
          <w:tag w:val="goog_rdk_523"/>
        </w:sdtPr>
        <w:sdtContent>
          <w:commentRangeStart w:id="76"/>
        </w:sdtContent>
      </w:sdt>
      <w:r w:rsidDel="00000000" w:rsidR="00000000" w:rsidRPr="00000000">
        <w:rPr>
          <w:rFonts w:ascii="Times New Roman" w:cs="Times New Roman" w:eastAsia="Times New Roman" w:hAnsi="Times New Roman"/>
          <w:color w:val="000000"/>
          <w:rtl w:val="0"/>
        </w:rPr>
        <w:t xml:space="preserve">Kế hoách</w:t>
      </w:r>
      <w:commentRangeEnd w:id="76"/>
      <w:r w:rsidDel="00000000" w:rsidR="00000000" w:rsidRPr="00000000">
        <w:commentReference w:id="76"/>
      </w:r>
      <w:r w:rsidDel="00000000" w:rsidR="00000000" w:rsidRPr="00000000">
        <w:rPr>
          <w:rFonts w:ascii="Times New Roman" w:cs="Times New Roman" w:eastAsia="Times New Roman" w:hAnsi="Times New Roman"/>
          <w:color w:val="000000"/>
          <w:rtl w:val="0"/>
        </w:rPr>
        <w:t xml:space="preserve"> làm việc theo tuần: Quy trình quản lý </w:t>
      </w:r>
      <w:sdt>
        <w:sdtPr>
          <w:id w:val="-1674125625"/>
          <w:tag w:val="goog_rdk_524"/>
        </w:sdtPr>
        <w:sdtContent>
          <w:commentRangeStart w:id="77"/>
        </w:sdtContent>
      </w:sdt>
      <w:r w:rsidDel="00000000" w:rsidR="00000000" w:rsidRPr="00000000">
        <w:rPr>
          <w:rFonts w:ascii="Times New Roman" w:cs="Times New Roman" w:eastAsia="Times New Roman" w:hAnsi="Times New Roman"/>
          <w:color w:val="000000"/>
          <w:rtl w:val="0"/>
        </w:rPr>
        <w:t xml:space="preserve">&amp;</w:t>
      </w:r>
      <w:commentRangeEnd w:id="77"/>
      <w:r w:rsidDel="00000000" w:rsidR="00000000" w:rsidRPr="00000000">
        <w:commentReference w:id="77"/>
      </w:r>
      <w:r w:rsidDel="00000000" w:rsidR="00000000" w:rsidRPr="00000000">
        <w:rPr>
          <w:rFonts w:ascii="Times New Roman" w:cs="Times New Roman" w:eastAsia="Times New Roman" w:hAnsi="Times New Roman"/>
          <w:color w:val="000000"/>
          <w:rtl w:val="0"/>
        </w:rPr>
        <w:t xml:space="preserve"> kiểm soát tài sản</w:t>
      </w:r>
    </w:p>
    <w:tbl>
      <w:tblPr>
        <w:tblStyle w:val="Table30"/>
        <w:tblW w:w="8947.0" w:type="dxa"/>
        <w:jc w:val="left"/>
        <w:tblInd w:w="-80.0" w:type="dxa"/>
        <w:tblLayout w:type="fixed"/>
        <w:tblLook w:val="0400"/>
      </w:tblPr>
      <w:tblGrid>
        <w:gridCol w:w="1178"/>
        <w:gridCol w:w="1865"/>
        <w:gridCol w:w="5904"/>
        <w:tblGridChange w:id="0">
          <w:tblGrid>
            <w:gridCol w:w="1178"/>
            <w:gridCol w:w="1865"/>
            <w:gridCol w:w="590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5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5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5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5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Dept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danh sách thiết bị mới nhận trong tuần, dán nhãn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Dept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giao thiết bị, thu chữ ký xác nhận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Dept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bảo dưỡng định kỳ theo Equipment Control Register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Dept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yêu cầu sửa chữa/bảo hành phát sinh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6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báo cáo Property In/Out, đề xuất thanh lý (nếu có)</w:t>
            </w:r>
          </w:p>
        </w:tc>
      </w:tr>
    </w:tbl>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3"/>
        <w:numPr>
          <w:ilvl w:val="2"/>
          <w:numId w:val="1"/>
        </w:numPr>
        <w:ind w:left="1080" w:hanging="360"/>
        <w:rPr/>
      </w:pPr>
      <w:bookmarkStart w:colFirst="0" w:colLast="0" w:name="_heading=h.hwh9nmqfbf4o" w:id="163"/>
      <w:bookmarkEnd w:id="163"/>
      <w:r w:rsidDel="00000000" w:rsidR="00000000" w:rsidRPr="00000000">
        <w:rPr>
          <w:rtl w:val="0"/>
        </w:rPr>
        <w:t xml:space="preserve">Thuật ngữ và sổ tay</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4zy8hmbadonp" w:id="164"/>
      <w:bookmarkEnd w:id="164"/>
      <w:r w:rsidDel="00000000" w:rsidR="00000000" w:rsidRPr="00000000">
        <w:rPr>
          <w:rFonts w:ascii="Times New Roman" w:cs="Times New Roman" w:eastAsia="Times New Roman" w:hAnsi="Times New Roman"/>
          <w:color w:val="000000"/>
          <w:rtl w:val="0"/>
        </w:rPr>
        <w:t xml:space="preserve">Bảng 3.27: Thuật ngữ và sổ tay: Quy trình quản lý </w:t>
      </w:r>
      <w:sdt>
        <w:sdtPr>
          <w:id w:val="446768712"/>
          <w:tag w:val="goog_rdk_525"/>
        </w:sdtPr>
        <w:sdtContent>
          <w:commentRangeStart w:id="78"/>
        </w:sdtContent>
      </w:sdt>
      <w:r w:rsidDel="00000000" w:rsidR="00000000" w:rsidRPr="00000000">
        <w:rPr>
          <w:rFonts w:ascii="Times New Roman" w:cs="Times New Roman" w:eastAsia="Times New Roman" w:hAnsi="Times New Roman"/>
          <w:color w:val="000000"/>
          <w:rtl w:val="0"/>
        </w:rPr>
        <w:t xml:space="preserve">&amp;</w:t>
      </w:r>
      <w:commentRangeEnd w:id="78"/>
      <w:r w:rsidDel="00000000" w:rsidR="00000000" w:rsidRPr="00000000">
        <w:commentReference w:id="78"/>
      </w:r>
      <w:r w:rsidDel="00000000" w:rsidR="00000000" w:rsidRPr="00000000">
        <w:rPr>
          <w:rFonts w:ascii="Times New Roman" w:cs="Times New Roman" w:eastAsia="Times New Roman" w:hAnsi="Times New Roman"/>
          <w:color w:val="000000"/>
          <w:rtl w:val="0"/>
        </w:rPr>
        <w:t xml:space="preserve"> kiểm soát tài sản</w:t>
      </w:r>
    </w:p>
    <w:tbl>
      <w:tblPr>
        <w:tblStyle w:val="Table31"/>
        <w:tblW w:w="8947.0" w:type="dxa"/>
        <w:jc w:val="left"/>
        <w:tblInd w:w="-80.0" w:type="dxa"/>
        <w:tblLayout w:type="fixed"/>
        <w:tblLook w:val="0400"/>
      </w:tblPr>
      <w:tblGrid>
        <w:gridCol w:w="2887"/>
        <w:gridCol w:w="6060"/>
        <w:tblGridChange w:id="0">
          <w:tblGrid>
            <w:gridCol w:w="2887"/>
            <w:gridCol w:w="60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7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7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Định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Control Register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Sổ đăng ký kiểm soát thiết bị, ghi nhận toàn bộ vòng đời tài sản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in/out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soát tài sản mang ra/vào khỏi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hành thiết bị từ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Disposal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lý thiết bị không còn sử dụng được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tag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Nhãn/mã định danh gắn trên từng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Depreciation (khấu hao)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7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tài sản giảm dần theo thời gian sử dụng</w:t>
            </w:r>
          </w:p>
        </w:tc>
      </w:tr>
    </w:tbl>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3"/>
        <w:numPr>
          <w:ilvl w:val="2"/>
          <w:numId w:val="1"/>
        </w:numPr>
        <w:ind w:left="1080" w:hanging="360"/>
        <w:rPr/>
      </w:pPr>
      <w:bookmarkStart w:colFirst="0" w:colLast="0" w:name="_heading=h.b9h6tflxkc1w" w:id="165"/>
      <w:bookmarkEnd w:id="165"/>
      <w:r w:rsidDel="00000000" w:rsidR="00000000" w:rsidRPr="00000000">
        <w:rPr>
          <w:rtl w:val="0"/>
        </w:rPr>
        <w:t xml:space="preserve">Biểu mẫu</w:t>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214e9gy9zf7" w:id="166"/>
      <w:bookmarkEnd w:id="166"/>
      <w:r w:rsidDel="00000000" w:rsidR="00000000" w:rsidRPr="00000000">
        <w:rPr>
          <w:rFonts w:ascii="Times New Roman" w:cs="Times New Roman" w:eastAsia="Times New Roman" w:hAnsi="Times New Roman"/>
          <w:color w:val="000000"/>
          <w:rtl w:val="0"/>
        </w:rPr>
        <w:t xml:space="preserve">Bảng 3.28: Biểu mẫu: Equipment Control Register: Quy trình quản lý </w:t>
      </w:r>
      <w:sdt>
        <w:sdtPr>
          <w:id w:val="-151771383"/>
          <w:tag w:val="goog_rdk_526"/>
        </w:sdtPr>
        <w:sdtContent>
          <w:commentRangeStart w:id="79"/>
        </w:sdtContent>
      </w:sdt>
      <w:r w:rsidDel="00000000" w:rsidR="00000000" w:rsidRPr="00000000">
        <w:rPr>
          <w:rFonts w:ascii="Times New Roman" w:cs="Times New Roman" w:eastAsia="Times New Roman" w:hAnsi="Times New Roman"/>
          <w:color w:val="000000"/>
          <w:rtl w:val="0"/>
        </w:rPr>
        <w:t xml:space="preserve">&amp; </w:t>
      </w:r>
      <w:commentRangeEnd w:id="79"/>
      <w:r w:rsidDel="00000000" w:rsidR="00000000" w:rsidRPr="00000000">
        <w:commentReference w:id="79"/>
      </w:r>
      <w:r w:rsidDel="00000000" w:rsidR="00000000" w:rsidRPr="00000000">
        <w:rPr>
          <w:rFonts w:ascii="Times New Roman" w:cs="Times New Roman" w:eastAsia="Times New Roman" w:hAnsi="Times New Roman"/>
          <w:color w:val="000000"/>
          <w:rtl w:val="0"/>
        </w:rPr>
        <w:t xml:space="preserve">kiểm soát tài sản</w:t>
      </w:r>
    </w:p>
    <w:tbl>
      <w:tblPr>
        <w:tblStyle w:val="Table32"/>
        <w:tblW w:w="8900.0" w:type="dxa"/>
        <w:jc w:val="left"/>
        <w:tblInd w:w="-80.0" w:type="dxa"/>
        <w:tblLayout w:type="fixed"/>
        <w:tblLook w:val="0400"/>
      </w:tblPr>
      <w:tblGrid>
        <w:gridCol w:w="1330"/>
        <w:gridCol w:w="1518"/>
        <w:gridCol w:w="1367"/>
        <w:gridCol w:w="1801"/>
        <w:gridCol w:w="2884"/>
        <w:tblGridChange w:id="0">
          <w:tblGrid>
            <w:gridCol w:w="1330"/>
            <w:gridCol w:w="1518"/>
            <w:gridCol w:w="1367"/>
            <w:gridCol w:w="1801"/>
            <w:gridCol w:w="288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8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tài sản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8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thiết bị</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8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nhận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8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sử dụng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8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Tình trạng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8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oohedl5oc2ca" w:id="167"/>
      <w:bookmarkEnd w:id="167"/>
      <w:r w:rsidDel="00000000" w:rsidR="00000000" w:rsidRPr="00000000">
        <w:rPr>
          <w:rFonts w:ascii="Times New Roman" w:cs="Times New Roman" w:eastAsia="Times New Roman" w:hAnsi="Times New Roman"/>
          <w:color w:val="000000"/>
          <w:rtl w:val="0"/>
        </w:rPr>
        <w:t xml:space="preserve">Bảng 3.29: Biểu mẫu: </w:t>
      </w:r>
      <w:sdt>
        <w:sdtPr>
          <w:id w:val="1849091778"/>
          <w:tag w:val="goog_rdk_527"/>
        </w:sdtPr>
        <w:sdtContent>
          <w:commentRangeStart w:id="80"/>
        </w:sdtContent>
      </w:sdt>
      <w:r w:rsidDel="00000000" w:rsidR="00000000" w:rsidRPr="00000000">
        <w:rPr>
          <w:rFonts w:ascii="Times New Roman" w:cs="Times New Roman" w:eastAsia="Times New Roman" w:hAnsi="Times New Roman"/>
          <w:color w:val="000000"/>
          <w:rtl w:val="0"/>
        </w:rPr>
        <w:t xml:space="preserve">Preperty</w:t>
      </w:r>
      <w:commentRangeEnd w:id="80"/>
      <w:r w:rsidDel="00000000" w:rsidR="00000000" w:rsidRPr="00000000">
        <w:commentReference w:id="80"/>
      </w:r>
      <w:r w:rsidDel="00000000" w:rsidR="00000000" w:rsidRPr="00000000">
        <w:rPr>
          <w:rFonts w:ascii="Times New Roman" w:cs="Times New Roman" w:eastAsia="Times New Roman" w:hAnsi="Times New Roman"/>
          <w:color w:val="000000"/>
          <w:rtl w:val="0"/>
        </w:rPr>
        <w:t xml:space="preserve"> In/Out Form: Quy trình quản lý </w:t>
      </w:r>
      <w:sdt>
        <w:sdtPr>
          <w:id w:val="1266712445"/>
          <w:tag w:val="goog_rdk_528"/>
        </w:sdtPr>
        <w:sdtContent>
          <w:commentRangeStart w:id="81"/>
        </w:sdtContent>
      </w:sdt>
      <w:r w:rsidDel="00000000" w:rsidR="00000000" w:rsidRPr="00000000">
        <w:rPr>
          <w:rFonts w:ascii="Times New Roman" w:cs="Times New Roman" w:eastAsia="Times New Roman" w:hAnsi="Times New Roman"/>
          <w:color w:val="000000"/>
          <w:rtl w:val="0"/>
        </w:rPr>
        <w:t xml:space="preserve">&amp;</w:t>
      </w:r>
      <w:commentRangeEnd w:id="81"/>
      <w:r w:rsidDel="00000000" w:rsidR="00000000" w:rsidRPr="00000000">
        <w:commentReference w:id="81"/>
      </w:r>
      <w:r w:rsidDel="00000000" w:rsidR="00000000" w:rsidRPr="00000000">
        <w:rPr>
          <w:rFonts w:ascii="Times New Roman" w:cs="Times New Roman" w:eastAsia="Times New Roman" w:hAnsi="Times New Roman"/>
          <w:color w:val="000000"/>
          <w:rtl w:val="0"/>
        </w:rPr>
        <w:t xml:space="preserve"> kiểm soát tài sản</w:t>
      </w:r>
    </w:p>
    <w:tbl>
      <w:tblPr>
        <w:tblStyle w:val="Table33"/>
        <w:tblW w:w="8900.0" w:type="dxa"/>
        <w:jc w:val="left"/>
        <w:tblInd w:w="-80.0" w:type="dxa"/>
        <w:tblLayout w:type="fixed"/>
        <w:tblLook w:val="0400"/>
      </w:tblPr>
      <w:tblGrid>
        <w:gridCol w:w="1330"/>
        <w:gridCol w:w="2309"/>
        <w:gridCol w:w="1031"/>
        <w:gridCol w:w="1620"/>
        <w:gridCol w:w="2610"/>
        <w:tblGridChange w:id="0">
          <w:tblGrid>
            <w:gridCol w:w="1330"/>
            <w:gridCol w:w="2309"/>
            <w:gridCol w:w="1031"/>
            <w:gridCol w:w="1620"/>
            <w:gridCol w:w="26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8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tài sản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8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mang ra/vào</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9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9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9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Xác nhận bảo vệ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49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498">
      <w:pPr>
        <w:spacing w:before="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9">
      <w:pPr>
        <w:pStyle w:val="Heading2"/>
        <w:numPr>
          <w:ilvl w:val="1"/>
          <w:numId w:val="1"/>
        </w:numPr>
        <w:ind w:left="720" w:hanging="360"/>
        <w:rPr/>
      </w:pPr>
      <w:bookmarkStart w:colFirst="0" w:colLast="0" w:name="_heading=h.qsvsta5esnvx" w:id="168"/>
      <w:bookmarkEnd w:id="168"/>
      <w:r w:rsidDel="00000000" w:rsidR="00000000" w:rsidRPr="00000000">
        <w:rPr>
          <w:rtl w:val="0"/>
        </w:rPr>
        <w:t xml:space="preserve">Phỏng vấn</w:t>
      </w:r>
    </w:p>
    <w:p w:rsidR="00000000" w:rsidDel="00000000" w:rsidP="00000000" w:rsidRDefault="00000000" w:rsidRPr="00000000" w14:paraId="0000049A">
      <w:pPr>
        <w:pStyle w:val="Heading3"/>
        <w:numPr>
          <w:ilvl w:val="2"/>
          <w:numId w:val="1"/>
        </w:numPr>
        <w:ind w:left="1080" w:hanging="360"/>
        <w:rPr/>
      </w:pPr>
      <w:bookmarkStart w:colFirst="0" w:colLast="0" w:name="_heading=h.rbpfajeie070" w:id="169"/>
      <w:bookmarkEnd w:id="169"/>
      <w:r w:rsidDel="00000000" w:rsidR="00000000" w:rsidRPr="00000000">
        <w:rPr>
          <w:rtl w:val="0"/>
        </w:rPr>
        <w:t xml:space="preserve">Câu hỏi định tính</w:t>
      </w:r>
    </w:p>
    <w:p w:rsidR="00000000" w:rsidDel="00000000" w:rsidP="00000000" w:rsidRDefault="00000000" w:rsidRPr="00000000" w14:paraId="0000049B">
      <w:pPr>
        <w:pStyle w:val="Heading4"/>
        <w:numPr>
          <w:ilvl w:val="3"/>
          <w:numId w:val="1"/>
        </w:numPr>
        <w:ind w:left="1440" w:hanging="360"/>
        <w:rPr/>
      </w:pPr>
      <w:bookmarkStart w:colFirst="0" w:colLast="0" w:name="_heading=h.63jxbrjv2beb" w:id="170"/>
      <w:bookmarkEnd w:id="170"/>
      <w:r w:rsidDel="00000000" w:rsidR="00000000" w:rsidRPr="00000000">
        <w:rPr>
          <w:rtl w:val="0"/>
        </w:rPr>
        <w:t xml:space="preserve">Câu hỏi có cấu trúc</w:t>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hc0becstjrgb" w:id="171"/>
      <w:bookmarkEnd w:id="171"/>
      <w:r w:rsidDel="00000000" w:rsidR="00000000" w:rsidRPr="00000000">
        <w:rPr>
          <w:rFonts w:ascii="Times New Roman" w:cs="Times New Roman" w:eastAsia="Times New Roman" w:hAnsi="Times New Roman"/>
          <w:color w:val="000000"/>
          <w:rtl w:val="0"/>
        </w:rPr>
        <w:t xml:space="preserve">Bảng 3.30: Câu hỏi định tính có cấu trúc</w:t>
      </w:r>
    </w:p>
    <w:tbl>
      <w:tblPr>
        <w:tblStyle w:val="Table34"/>
        <w:tblW w:w="8947.0" w:type="dxa"/>
        <w:jc w:val="left"/>
        <w:tblInd w:w="-80.0" w:type="dxa"/>
        <w:tblLayout w:type="fixed"/>
        <w:tblLook w:val="0400"/>
      </w:tblPr>
      <w:tblGrid>
        <w:gridCol w:w="652"/>
        <w:gridCol w:w="6645"/>
        <w:gridCol w:w="1650"/>
        <w:tblGridChange w:id="0">
          <w:tblGrid>
            <w:gridCol w:w="652"/>
            <w:gridCol w:w="6645"/>
            <w:gridCol w:w="16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9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9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9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áp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anh/chị, bước nào trong quy trình hiện tại gây chậm trễ nhiều nhất: (a) phê duyệt, (b) phối hợp liên phòng ban, (c) nhập liệu thủ công, hay (d) chờ phản hồi khách hàng?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Manager / PM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có hài lòng với công cụ hỗ trợ hiện tại (Excel/email) cho quy trình này không: </w:t>
            </w:r>
            <w:sdt>
              <w:sdtPr>
                <w:id w:val="-980030058"/>
                <w:tag w:val="goog_rdk_529"/>
              </w:sdtPr>
              <w:sdtContent>
                <w:commentRangeStart w:id="82"/>
              </w:sdtContent>
            </w:sdt>
            <w:r w:rsidDel="00000000" w:rsidR="00000000" w:rsidRPr="00000000">
              <w:rPr>
                <w:rFonts w:ascii="Times New Roman" w:cs="Times New Roman" w:eastAsia="Times New Roman" w:hAnsi="Times New Roman"/>
                <w:rtl w:val="0"/>
              </w:rPr>
              <w:t xml:space="preserve">Có / Không / Một phần?</w:t>
            </w:r>
            <w:commentRangeEnd w:id="82"/>
            <w:r w:rsidDel="00000000" w:rsidR="00000000" w:rsidRPr="00000000">
              <w:commentReference w:id="82"/>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 IT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hiện tại có tuân thủ đầy đủ chuẩn CMMI/ISO đã đề ra không: </w:t>
            </w:r>
            <w:sdt>
              <w:sdtPr>
                <w:id w:val="973560761"/>
                <w:tag w:val="goog_rdk_530"/>
              </w:sdtPr>
              <w:sdtContent>
                <w:commentRangeStart w:id="83"/>
              </w:sdtContent>
            </w:sdt>
            <w:r w:rsidDel="00000000" w:rsidR="00000000" w:rsidRPr="00000000">
              <w:rPr>
                <w:rFonts w:ascii="Times New Roman" w:cs="Times New Roman" w:eastAsia="Times New Roman" w:hAnsi="Times New Roman"/>
                <w:rtl w:val="0"/>
              </w:rPr>
              <w:t xml:space="preserve">Có / Không / Cần cải thiện?</w:t>
            </w:r>
            <w:commentRangeEnd w:id="83"/>
            <w:r w:rsidDel="00000000" w:rsidR="00000000" w:rsidRPr="00000000">
              <w:commentReference w:id="8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đánh giá mức độ phối hợp giữa Sales và Tech team khi làm proposal là: </w:t>
            </w:r>
            <w:sdt>
              <w:sdtPr>
                <w:id w:val="1262881714"/>
                <w:tag w:val="goog_rdk_531"/>
              </w:sdtPr>
              <w:sdtContent>
                <w:commentRangeStart w:id="84"/>
              </w:sdtContent>
            </w:sdt>
            <w:r w:rsidDel="00000000" w:rsidR="00000000" w:rsidRPr="00000000">
              <w:rPr>
                <w:rFonts w:ascii="Times New Roman" w:cs="Times New Roman" w:eastAsia="Times New Roman" w:hAnsi="Times New Roman"/>
                <w:rtl w:val="0"/>
              </w:rPr>
              <w:t xml:space="preserve">Tốt / Trung bình / Cần cải thiện?</w:t>
            </w:r>
            <w:commentRangeEnd w:id="84"/>
            <w:r w:rsidDel="00000000" w:rsidR="00000000" w:rsidRPr="00000000">
              <w:commentReference w:id="84"/>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Scrum Master, nguyên nhân chính khiến sprint không đạt DoD là: </w:t>
            </w:r>
            <w:sdt>
              <w:sdtPr>
                <w:id w:val="-1495452829"/>
                <w:tag w:val="goog_rdk_532"/>
              </w:sdtPr>
              <w:sdtContent>
                <w:commentRangeStart w:id="85"/>
              </w:sdtContent>
            </w:sdt>
            <w:r w:rsidDel="00000000" w:rsidR="00000000" w:rsidRPr="00000000">
              <w:rPr>
                <w:rFonts w:ascii="Times New Roman" w:cs="Times New Roman" w:eastAsia="Times New Roman" w:hAnsi="Times New Roman"/>
                <w:rtl w:val="0"/>
              </w:rPr>
              <w:t xml:space="preserve">Ước lượng sai / Thay đổi yêu cầu / Thiếu nguồn lực / Khác?</w:t>
            </w:r>
            <w:commentRangeEnd w:id="85"/>
            <w:r w:rsidDel="00000000" w:rsidR="00000000" w:rsidRPr="00000000">
              <w:commentReference w:id="85"/>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A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r>
    </w:tbl>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4"/>
        <w:numPr>
          <w:ilvl w:val="3"/>
          <w:numId w:val="1"/>
        </w:numPr>
        <w:ind w:left="1440" w:hanging="360"/>
        <w:rPr/>
      </w:pPr>
      <w:bookmarkStart w:colFirst="0" w:colLast="0" w:name="_heading=h.kn5dwe6cxy8w" w:id="172"/>
      <w:bookmarkEnd w:id="172"/>
      <w:r w:rsidDel="00000000" w:rsidR="00000000" w:rsidRPr="00000000">
        <w:rPr>
          <w:rtl w:val="0"/>
        </w:rPr>
        <w:t xml:space="preserve">Câu hỏi không có cấu trúc</w:t>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z3x1r6940tog" w:id="173"/>
      <w:bookmarkEnd w:id="173"/>
      <w:r w:rsidDel="00000000" w:rsidR="00000000" w:rsidRPr="00000000">
        <w:rPr>
          <w:rFonts w:ascii="Times New Roman" w:cs="Times New Roman" w:eastAsia="Times New Roman" w:hAnsi="Times New Roman"/>
          <w:color w:val="000000"/>
          <w:rtl w:val="0"/>
        </w:rPr>
        <w:t xml:space="preserve">Bảng 3.31: Câu hỏi định tính không có cấu trúc</w:t>
      </w:r>
    </w:p>
    <w:tbl>
      <w:tblPr>
        <w:tblStyle w:val="Table35"/>
        <w:tblW w:w="8947.0" w:type="dxa"/>
        <w:jc w:val="left"/>
        <w:tblInd w:w="-80.0" w:type="dxa"/>
        <w:tblLayout w:type="fixed"/>
        <w:tblLook w:val="0400"/>
      </w:tblPr>
      <w:tblGrid>
        <w:gridCol w:w="652"/>
        <w:gridCol w:w="6563"/>
        <w:gridCol w:w="1732"/>
        <w:tblGridChange w:id="0">
          <w:tblGrid>
            <w:gridCol w:w="652"/>
            <w:gridCol w:w="6563"/>
            <w:gridCol w:w="173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B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B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B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áp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mô tả những khó khăn gặp phải khi thực hiện audit chất lượng thực tế so với tài liệu PRO-*?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QA/QC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anh/chị, quy trình phân bổ nguồn lực hiện tại còn điểm nào chưa hợp lý và vì sao?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 / PM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chia sẻ trải nghiệm khi phối hợp giữa Sales, Legal và Tech trong một thương vụ gần đây?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B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gì khiến ứng viên thường rút lui giữa quy trình tuyển dụng, theo quan sát của anh/chị?</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C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TA Lead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C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C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nghĩ gì về quy trình xử lý thiết bị hỏng/thanh lý hiện tại, có gì cần thay đổi?</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C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Manager</w:t>
            </w:r>
          </w:p>
        </w:tc>
      </w:tr>
    </w:tbl>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3"/>
        <w:numPr>
          <w:ilvl w:val="2"/>
          <w:numId w:val="1"/>
        </w:numPr>
        <w:ind w:left="1080" w:hanging="360"/>
        <w:rPr/>
      </w:pPr>
      <w:bookmarkStart w:colFirst="0" w:colLast="0" w:name="_heading=h.ug0sa6r0rqxz" w:id="174"/>
      <w:bookmarkEnd w:id="174"/>
      <w:r w:rsidDel="00000000" w:rsidR="00000000" w:rsidRPr="00000000">
        <w:rPr>
          <w:rtl w:val="0"/>
        </w:rPr>
        <w:t xml:space="preserve">Câu hỏi định lượng</w:t>
      </w:r>
    </w:p>
    <w:p w:rsidR="00000000" w:rsidDel="00000000" w:rsidP="00000000" w:rsidRDefault="00000000" w:rsidRPr="00000000" w14:paraId="000004C6">
      <w:pPr>
        <w:pStyle w:val="Heading4"/>
        <w:numPr>
          <w:ilvl w:val="3"/>
          <w:numId w:val="1"/>
        </w:numPr>
        <w:ind w:left="1440" w:hanging="360"/>
        <w:rPr/>
      </w:pPr>
      <w:bookmarkStart w:colFirst="0" w:colLast="0" w:name="_heading=h.7cc89uo0ruxd" w:id="175"/>
      <w:bookmarkEnd w:id="175"/>
      <w:r w:rsidDel="00000000" w:rsidR="00000000" w:rsidRPr="00000000">
        <w:rPr>
          <w:rtl w:val="0"/>
        </w:rPr>
        <w:t xml:space="preserve">Câu hỏi có cấu trúc</w:t>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vk4y24kiscyv" w:id="176"/>
      <w:bookmarkEnd w:id="176"/>
      <w:r w:rsidDel="00000000" w:rsidR="00000000" w:rsidRPr="00000000">
        <w:rPr>
          <w:rFonts w:ascii="Times New Roman" w:cs="Times New Roman" w:eastAsia="Times New Roman" w:hAnsi="Times New Roman"/>
          <w:color w:val="000000"/>
          <w:rtl w:val="0"/>
        </w:rPr>
        <w:t xml:space="preserve">Bảng 3.32: Câu hỏi định lượng có cấu trúc</w:t>
      </w:r>
    </w:p>
    <w:tbl>
      <w:tblPr>
        <w:tblStyle w:val="Table36"/>
        <w:tblW w:w="8947.0" w:type="dxa"/>
        <w:jc w:val="left"/>
        <w:tblInd w:w="-80.0" w:type="dxa"/>
        <w:tblLayout w:type="fixed"/>
        <w:tblLook w:val="0400"/>
      </w:tblPr>
      <w:tblGrid>
        <w:gridCol w:w="653"/>
        <w:gridCol w:w="5166"/>
        <w:gridCol w:w="1706"/>
        <w:gridCol w:w="1422"/>
        <w:tblGridChange w:id="0">
          <w:tblGrid>
            <w:gridCol w:w="653"/>
            <w:gridCol w:w="5166"/>
            <w:gridCol w:w="1706"/>
            <w:gridCol w:w="142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C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C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C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áp dụng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C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vị đo lường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C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C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quý vừa qua, có bao nhiêu NC (non-conformance) được ghi nhận?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C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C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một yêu cầu phân bổ nguồn lực mất bao lâu để hoàn tất?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deal thắng (win rate) của phòng Sales trong quý là bao nhiêu?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trung bình của team trong 3 sprint gần nhất là bao nhiêu story point?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tuyển dụng trung bình (time-to-hire) cho 1 vị trí là bao nhiêu ngày?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TA Lead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D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ngày</w:t>
            </w:r>
          </w:p>
        </w:tc>
      </w:tr>
    </w:tbl>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4"/>
        <w:numPr>
          <w:ilvl w:val="3"/>
          <w:numId w:val="1"/>
        </w:numPr>
        <w:ind w:left="1440" w:hanging="360"/>
        <w:rPr/>
      </w:pPr>
      <w:bookmarkStart w:colFirst="0" w:colLast="0" w:name="_heading=h.2v6wpxf9n5cj" w:id="177"/>
      <w:bookmarkEnd w:id="177"/>
      <w:r w:rsidDel="00000000" w:rsidR="00000000" w:rsidRPr="00000000">
        <w:rPr>
          <w:rtl w:val="0"/>
        </w:rPr>
        <w:t xml:space="preserve">Câu hỏi không có cấu trúc</w:t>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yqg1alm5b772" w:id="178"/>
      <w:bookmarkEnd w:id="178"/>
      <w:r w:rsidDel="00000000" w:rsidR="00000000" w:rsidRPr="00000000">
        <w:rPr>
          <w:rFonts w:ascii="Times New Roman" w:cs="Times New Roman" w:eastAsia="Times New Roman" w:hAnsi="Times New Roman"/>
          <w:color w:val="000000"/>
          <w:rtl w:val="0"/>
        </w:rPr>
        <w:t xml:space="preserve">Bảng 3.33: Câu hỏi định lượng không có cấu trúc</w:t>
      </w:r>
    </w:p>
    <w:tbl>
      <w:tblPr>
        <w:tblStyle w:val="Table37"/>
        <w:tblW w:w="8947.0" w:type="dxa"/>
        <w:jc w:val="left"/>
        <w:tblInd w:w="-80.0" w:type="dxa"/>
        <w:tblLayout w:type="fixed"/>
        <w:tblLook w:val="0400"/>
      </w:tblPr>
      <w:tblGrid>
        <w:gridCol w:w="652"/>
        <w:gridCol w:w="4500"/>
        <w:gridCol w:w="2405"/>
        <w:gridCol w:w="1390"/>
        <w:tblGridChange w:id="0">
          <w:tblGrid>
            <w:gridCol w:w="652"/>
            <w:gridCol w:w="4500"/>
            <w:gridCol w:w="2405"/>
            <w:gridCol w:w="13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E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E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E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áp dụng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E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vị đo lường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ước tính của anh/chị, chi phí phát sinh do CAPA trễ hạn trong quý là khoảng bao nhiêu?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VNĐ (ước lượng)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ước lượng bao nhiêu phần trăm dự án bị ảnh hưởng tiến độ do thiếu nhân sự trong 6 tháng qua?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 / PMO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(ước lượng)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E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anh/chị, tỷ lệ khách hàng thanh toán trễ hiện nay khoảng bao nhiêu và xu hướng tăng/giảm ra sao?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Finance/Accountant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(ước lượng)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ước tính bao nhiêu giờ công bị lãng phí do rework sau khi phát hiện bug trễ?</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team/Scrum Master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công (ước lượng)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anh/chị, chi phí bảo trì thiết bị trung bình mỗi năm cho một nhân viên là khoảng bao nhiêu?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4F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VNĐ (ước lượng)</w:t>
            </w:r>
          </w:p>
        </w:tc>
      </w:tr>
    </w:tbl>
    <w:p w:rsidR="00000000" w:rsidDel="00000000" w:rsidP="00000000" w:rsidRDefault="00000000" w:rsidRPr="00000000" w14:paraId="000004FB">
      <w:pPr>
        <w:rPr>
          <w:rFonts w:ascii="Times New Roman" w:cs="Times New Roman" w:eastAsia="Times New Roman" w:hAnsi="Times New Roman"/>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4FC">
      <w:pPr>
        <w:pStyle w:val="Heading1"/>
        <w:numPr>
          <w:ilvl w:val="0"/>
          <w:numId w:val="1"/>
        </w:numPr>
        <w:ind w:left="360" w:hanging="360"/>
        <w:rPr/>
      </w:pPr>
      <w:bookmarkStart w:colFirst="0" w:colLast="0" w:name="_heading=h.7h4qn9q47s30" w:id="179"/>
      <w:bookmarkEnd w:id="179"/>
      <w:r w:rsidDel="00000000" w:rsidR="00000000" w:rsidRPr="00000000">
        <w:rPr>
          <w:rtl w:val="0"/>
        </w:rPr>
        <w:t xml:space="preserve">PHÂN TÍCH QUY TRÌNH</w:t>
      </w:r>
    </w:p>
    <w:p w:rsidR="00000000" w:rsidDel="00000000" w:rsidP="00000000" w:rsidRDefault="00000000" w:rsidRPr="00000000" w14:paraId="000004FD">
      <w:pPr>
        <w:pStyle w:val="Heading2"/>
        <w:numPr>
          <w:ilvl w:val="1"/>
          <w:numId w:val="1"/>
        </w:numPr>
        <w:ind w:left="720" w:hanging="360"/>
        <w:rPr>
          <w:rFonts w:ascii="Times New Roman" w:cs="Times New Roman" w:eastAsia="Times New Roman" w:hAnsi="Times New Roman"/>
        </w:rPr>
      </w:pPr>
      <w:bookmarkStart w:colFirst="0" w:colLast="0" w:name="_heading=h.1827a4qtjcfe" w:id="180"/>
      <w:bookmarkEnd w:id="180"/>
      <w:r w:rsidDel="00000000" w:rsidR="00000000" w:rsidRPr="00000000">
        <w:rPr>
          <w:rFonts w:ascii="Times New Roman" w:cs="Times New Roman" w:eastAsia="Times New Roman" w:hAnsi="Times New Roman"/>
          <w:rtl w:val="0"/>
        </w:rPr>
        <w:t xml:space="preserve">PHÂN TÍCH ĐỊNH TÍNH QUY TRÌNH QUẢN LÝ DỰ ÁN AGILE SCRUM</w:t>
      </w:r>
    </w:p>
    <w:p w:rsidR="00000000" w:rsidDel="00000000" w:rsidP="00000000" w:rsidRDefault="00000000" w:rsidRPr="00000000" w14:paraId="000004FE">
      <w:pPr>
        <w:pStyle w:val="Heading3"/>
        <w:numPr>
          <w:ilvl w:val="2"/>
          <w:numId w:val="1"/>
        </w:numPr>
        <w:ind w:left="1080" w:hanging="360"/>
        <w:rPr/>
      </w:pPr>
      <w:bookmarkStart w:colFirst="0" w:colLast="0" w:name="_heading=h.l3tlm8y8dxj4" w:id="181"/>
      <w:bookmarkEnd w:id="181"/>
      <w:r w:rsidDel="00000000" w:rsidR="00000000" w:rsidRPr="00000000">
        <w:rPr>
          <w:rtl w:val="0"/>
        </w:rPr>
        <w:t xml:space="preserve">Phân tích giá trị gia tăng</w:t>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8671a0tjvfos" w:id="182"/>
      <w:bookmarkEnd w:id="182"/>
      <w:sdt>
        <w:sdtPr>
          <w:id w:val="-56261791"/>
          <w:tag w:val="goog_rdk_534"/>
        </w:sdtPr>
        <w:sdtContent>
          <w:ins w:author="Văn Trung" w:id="162" w:date="2026-07-12T14:48:00Z">
            <w:r w:rsidDel="00000000" w:rsidR="00000000" w:rsidRPr="00000000">
              <w:rPr>
                <w:rFonts w:ascii="Times New Roman" w:cs="Times New Roman" w:eastAsia="Times New Roman" w:hAnsi="Times New Roman"/>
                <w:color w:val="000000"/>
                <w:rtl w:val="0"/>
              </w:rPr>
              <w:t xml:space="preserve">Bảng </w:t>
            </w:r>
          </w:ins>
        </w:sdtContent>
      </w:sdt>
      <w:r w:rsidDel="00000000" w:rsidR="00000000" w:rsidRPr="00000000">
        <w:rPr>
          <w:rFonts w:ascii="Times New Roman" w:cs="Times New Roman" w:eastAsia="Times New Roman" w:hAnsi="Times New Roman"/>
          <w:color w:val="000000"/>
          <w:rtl w:val="0"/>
        </w:rPr>
        <w:t xml:space="preserve">4.1: Phân tích giá trị gia tăng: Quy trình quản lý dự án</w:t>
      </w:r>
    </w:p>
    <w:tbl>
      <w:tblPr>
        <w:tblStyle w:val="Table38"/>
        <w:tblW w:w="8947.0" w:type="dxa"/>
        <w:jc w:val="left"/>
        <w:tblInd w:w="-80.0" w:type="dxa"/>
        <w:tblLayout w:type="fixed"/>
        <w:tblLook w:val="0400"/>
      </w:tblPr>
      <w:tblGrid>
        <w:gridCol w:w="2382"/>
        <w:gridCol w:w="898"/>
        <w:gridCol w:w="2665"/>
        <w:gridCol w:w="3002"/>
        <w:tblGridChange w:id="0">
          <w:tblGrid>
            <w:gridCol w:w="2382"/>
            <w:gridCol w:w="898"/>
            <w:gridCol w:w="2665"/>
            <w:gridCol w:w="30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0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Liệt kê (bước)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0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loại</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0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0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Khắc phục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 (estimate)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công việc rõ ràng cho sprint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dữ liệu velocity lịch sử để estimate chính xác hơn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tiến độ, phát hiện sớm impediment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thời lượng nghiêm ngặt 15 phút, tránh lan man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deliverables (coding)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tiếp tạo ra sản phẩm cho khách hàng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0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 đồng thời để giảm rework sau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test case // kiểm thử song song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chất lượng sản phẩm trước khi release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test (CI/CD) để tăng tốc độ kiểm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(demo cho customer)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thấy được giá trị thực tế mỗi sprint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kịch bản demo rõ ràng, tập trung vào giá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Retrospective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tiến liên tục cách làm việc của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hành động cải tiến ở sprint kế tiếp, tránh làm hình thức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tài liệu cuối Closing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làm hình thức, ít được tham chiếu lại</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1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giữ tài liệu thiết yếu, tự động sinh từ công cụ quản lý</w:t>
            </w:r>
          </w:p>
        </w:tc>
      </w:tr>
    </w:tbl>
    <w:sdt>
      <w:sdtPr>
        <w:id w:val="-1996063746"/>
        <w:tag w:val="goog_rdk_537"/>
      </w:sdtPr>
      <w:sdtContent>
        <w:p w:rsidR="00000000" w:rsidDel="00000000" w:rsidP="00000000" w:rsidRDefault="00000000" w:rsidRPr="00000000" w14:paraId="00000520">
          <w:pPr>
            <w:rPr>
              <w:ins w:author="Văn Trung" w:id="163" w:date="2026-07-12T14:52:00Z"/>
            </w:rPr>
          </w:pPr>
          <w:sdt>
            <w:sdtPr>
              <w:id w:val="-2013882030"/>
              <w:tag w:val="goog_rdk_536"/>
            </w:sdtPr>
            <w:sdtContent>
              <w:ins w:author="Văn Trung" w:id="163" w:date="2026-07-12T14:52:00Z">
                <w:r w:rsidDel="00000000" w:rsidR="00000000" w:rsidRPr="00000000">
                  <w:rPr>
                    <w:rtl w:val="0"/>
                  </w:rPr>
                </w:r>
              </w:ins>
            </w:sdtContent>
          </w:sdt>
        </w:p>
      </w:sdtContent>
    </w:sdt>
    <w:p w:rsidR="00000000" w:rsidDel="00000000" w:rsidP="00000000" w:rsidRDefault="00000000" w:rsidRPr="00000000" w14:paraId="00000521">
      <w:pPr>
        <w:pStyle w:val="Heading3"/>
        <w:numPr>
          <w:ilvl w:val="2"/>
          <w:numId w:val="1"/>
        </w:numPr>
        <w:ind w:left="1080" w:hanging="360"/>
        <w:rPr/>
      </w:pPr>
      <w:bookmarkStart w:colFirst="0" w:colLast="0" w:name="_heading=h.81d4mcdg6iyh" w:id="183"/>
      <w:bookmarkEnd w:id="183"/>
      <w:r w:rsidDel="00000000" w:rsidR="00000000" w:rsidRPr="00000000">
        <w:rPr>
          <w:rtl w:val="0"/>
        </w:rPr>
        <w:t xml:space="preserve">Phân tích sự lãng phí</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xpk2w7vddhpv" w:id="184"/>
      <w:bookmarkEnd w:id="184"/>
      <w:r w:rsidDel="00000000" w:rsidR="00000000" w:rsidRPr="00000000">
        <w:rPr>
          <w:rFonts w:ascii="Times New Roman" w:cs="Times New Roman" w:eastAsia="Times New Roman" w:hAnsi="Times New Roman"/>
          <w:color w:val="000000"/>
          <w:rtl w:val="0"/>
        </w:rPr>
        <w:t xml:space="preserve">Bảng 4.2: Phân tích sự lãng phí: </w:t>
      </w:r>
      <w:sdt>
        <w:sdtPr>
          <w:id w:val="822178546"/>
          <w:tag w:val="goog_rdk_538"/>
        </w:sdtPr>
        <w:sdtContent>
          <w:commentRangeStart w:id="86"/>
        </w:sdtContent>
      </w:sdt>
      <w:sdt>
        <w:sdtPr>
          <w:id w:val="-2066906113"/>
          <w:tag w:val="goog_rdk_539"/>
        </w:sdtPr>
        <w:sdtContent>
          <w:commentRangeStart w:id="87"/>
        </w:sdtContent>
      </w:sdt>
      <w:r w:rsidDel="00000000" w:rsidR="00000000" w:rsidRPr="00000000">
        <w:rPr>
          <w:rFonts w:ascii="Times New Roman" w:cs="Times New Roman" w:eastAsia="Times New Roman" w:hAnsi="Times New Roman"/>
          <w:color w:val="000000"/>
          <w:rtl w:val="0"/>
        </w:rPr>
        <w:t xml:space="preserve">Qy</w:t>
      </w:r>
      <w:commentRangeEnd w:id="86"/>
      <w:r w:rsidDel="00000000" w:rsidR="00000000" w:rsidRPr="00000000">
        <w:commentReference w:id="86"/>
      </w:r>
      <w:r w:rsidDel="00000000" w:rsidR="00000000" w:rsidRPr="00000000">
        <w:rPr>
          <w:rFonts w:ascii="Times New Roman" w:cs="Times New Roman" w:eastAsia="Times New Roman" w:hAnsi="Times New Roman"/>
          <w:color w:val="000000"/>
          <w:rtl w:val="0"/>
        </w:rPr>
        <w:t xml:space="preserve"> trình </w:t>
      </w:r>
      <w:commentRangeEnd w:id="87"/>
      <w:r w:rsidDel="00000000" w:rsidR="00000000" w:rsidRPr="00000000">
        <w:commentReference w:id="87"/>
      </w:r>
      <w:r w:rsidDel="00000000" w:rsidR="00000000" w:rsidRPr="00000000">
        <w:rPr>
          <w:rFonts w:ascii="Times New Roman" w:cs="Times New Roman" w:eastAsia="Times New Roman" w:hAnsi="Times New Roman"/>
          <w:color w:val="000000"/>
          <w:rtl w:val="0"/>
        </w:rPr>
        <w:t xml:space="preserve">quản lý dự án</w:t>
      </w:r>
    </w:p>
    <w:tbl>
      <w:tblPr>
        <w:tblStyle w:val="Table39"/>
        <w:tblW w:w="8947.0" w:type="dxa"/>
        <w:jc w:val="left"/>
        <w:tblInd w:w="-80.0" w:type="dxa"/>
        <w:tblLayout w:type="fixed"/>
        <w:tblLook w:val="0400"/>
      </w:tblPr>
      <w:tblGrid>
        <w:gridCol w:w="940"/>
        <w:gridCol w:w="3944"/>
        <w:gridCol w:w="4063"/>
        <w:tblGridChange w:id="0">
          <w:tblGrid>
            <w:gridCol w:w="940"/>
            <w:gridCol w:w="3944"/>
            <w:gridCol w:w="4063"/>
          </w:tblGrid>
        </w:tblGridChange>
      </w:tblGrid>
      <w:tr>
        <w:trPr>
          <w:cantSplit w:val="0"/>
          <w:trHeight w:val="230" w:hRule="atLeast"/>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2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Liệt kê</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2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2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Khắc phục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cầu/thông tin trao đổi qua nhiều kênh (email, chat, họp) khiến ngữ cảnh bị thất lạc.</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kênh trao đổi chính thức duy nhất theo từng sprint (VD: Jira/Slack).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phải chờ Product Owner làm rõ yêu cầu, gây đình trệ (blocking) giữa sprint.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dành thời gian cố định hàng ngày để giải đáp nhanh.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C">
            <w:pPr>
              <w:spacing w:before="120" w:line="240" w:lineRule="auto"/>
              <w:jc w:val="center"/>
              <w:rPr>
                <w:rFonts w:ascii="Times New Roman" w:cs="Times New Roman" w:eastAsia="Times New Roman" w:hAnsi="Times New Roman"/>
              </w:rPr>
            </w:pPr>
            <w:sdt>
              <w:sdtPr>
                <w:id w:val="2004549648"/>
                <w:tag w:val="goog_rdk_540"/>
              </w:sdtPr>
              <w:sdtContent>
                <w:commentRangeStart w:id="88"/>
              </w:sdtContent>
            </w:sdt>
            <w:r w:rsidDel="00000000" w:rsidR="00000000" w:rsidRPr="00000000">
              <w:rPr>
                <w:rFonts w:ascii="Times New Roman" w:cs="Times New Roman" w:eastAsia="Times New Roman" w:hAnsi="Times New Roman"/>
                <w:rtl w:val="0"/>
              </w:rPr>
              <w:t xml:space="preserve">Overdo</w:t>
            </w:r>
            <w:commentRangeEnd w:id="88"/>
            <w:r w:rsidDel="00000000" w:rsidR="00000000" w:rsidRPr="00000000">
              <w:commentReference w:id="88"/>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tài liệu đặc tả quá chi tiết cho những task đơn giản, không cần thiết.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2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nguyên tắc 'vừa đủ' (just enough documentation) theo độ phức tạp task.</w:t>
            </w:r>
          </w:p>
        </w:tc>
      </w:tr>
    </w:tbl>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3"/>
        <w:numPr>
          <w:ilvl w:val="2"/>
          <w:numId w:val="1"/>
        </w:numPr>
        <w:ind w:left="1080" w:hanging="360"/>
        <w:rPr/>
      </w:pPr>
      <w:bookmarkStart w:colFirst="0" w:colLast="0" w:name="_heading=h.ydj8hxbe697e" w:id="185"/>
      <w:bookmarkEnd w:id="185"/>
      <w:r w:rsidDel="00000000" w:rsidR="00000000" w:rsidRPr="00000000">
        <w:rPr>
          <w:rtl w:val="0"/>
        </w:rPr>
        <w:t xml:space="preserve">Phân tích các bên liên quan</w:t>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ko8wfgpo79ak" w:id="186"/>
      <w:bookmarkEnd w:id="186"/>
      <w:r w:rsidDel="00000000" w:rsidR="00000000" w:rsidRPr="00000000">
        <w:rPr>
          <w:rFonts w:ascii="Times New Roman" w:cs="Times New Roman" w:eastAsia="Times New Roman" w:hAnsi="Times New Roman"/>
          <w:color w:val="000000"/>
          <w:rtl w:val="0"/>
        </w:rPr>
        <w:t xml:space="preserve">Bảng 4.3: Phân tích các bên liên quan: Quy trình quản lý dự án</w:t>
      </w:r>
    </w:p>
    <w:tbl>
      <w:tblPr>
        <w:tblStyle w:val="Table40"/>
        <w:tblW w:w="8947.0" w:type="dxa"/>
        <w:jc w:val="left"/>
        <w:tblInd w:w="-80.0" w:type="dxa"/>
        <w:tblLayout w:type="fixed"/>
        <w:tblLook w:val="0400"/>
      </w:tblPr>
      <w:tblGrid>
        <w:gridCol w:w="1748"/>
        <w:gridCol w:w="3519"/>
        <w:gridCol w:w="3680"/>
        <w:tblGridChange w:id="0">
          <w:tblGrid>
            <w:gridCol w:w="1748"/>
            <w:gridCol w:w="3519"/>
            <w:gridCol w:w="3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3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Bên liên quan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3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Mối quan tâm chính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3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Rủi ro tiềm ẩn nếu quy trình không hiệu quả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Backlog phản ánh đúng giá trị kinh doanh</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uy tín với khách hàng nếu sprint không đạt DoD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Master/PM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làm việc hiệu quả, gỡ impediment kịp thời</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kiểm soát nếu yêu cầu thay đổi liên tục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Dev/Scrum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rõ ràng, đủ thời gian hoàn thành</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lực deadline khi ước lượng sai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3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giá trị tăng dần mỗi sprint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4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niềm tin nếu nhiều sprint liên tiếp không đạt DoD</w:t>
            </w:r>
          </w:p>
        </w:tc>
      </w:tr>
    </w:tbl>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4"/>
        <w:numPr>
          <w:ilvl w:val="3"/>
          <w:numId w:val="1"/>
        </w:numPr>
        <w:ind w:left="1440" w:hanging="360"/>
        <w:rPr/>
      </w:pPr>
      <w:bookmarkStart w:colFirst="0" w:colLast="0" w:name="_heading=h.6eihuj2ngab9" w:id="187"/>
      <w:bookmarkEnd w:id="187"/>
      <w:r w:rsidDel="00000000" w:rsidR="00000000" w:rsidRPr="00000000">
        <w:rPr>
          <w:rtl w:val="0"/>
        </w:rPr>
        <w:t xml:space="preserve">Pareto Chart</w:t>
      </w:r>
    </w:p>
    <w:p w:rsidR="00000000" w:rsidDel="00000000" w:rsidP="00000000" w:rsidRDefault="00000000" w:rsidRPr="00000000" w14:paraId="00000543">
      <w:pPr>
        <w:jc w:val="center"/>
        <w:rPr/>
      </w:pPr>
      <w:r w:rsidDel="00000000" w:rsidR="00000000" w:rsidRPr="00000000">
        <w:rPr>
          <w:color w:val="000000"/>
        </w:rPr>
        <w:drawing>
          <wp:inline distB="0" distT="0" distL="0" distR="0">
            <wp:extent cx="4952365" cy="2911475"/>
            <wp:effectExtent b="0" l="0" r="0" t="0"/>
            <wp:docPr id="2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952365" cy="2911475"/>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4.1: Biểu đồ Pareto: Nguyên nhân Sprint không đạt</w:t>
      </w:r>
    </w:p>
    <w:p w:rsidR="00000000" w:rsidDel="00000000" w:rsidP="00000000" w:rsidRDefault="00000000" w:rsidRPr="00000000" w14:paraId="00000545">
      <w:pPr>
        <w:pStyle w:val="Heading4"/>
        <w:numPr>
          <w:ilvl w:val="3"/>
          <w:numId w:val="1"/>
        </w:numPr>
        <w:ind w:left="1440" w:hanging="360"/>
        <w:rPr/>
      </w:pPr>
      <w:bookmarkStart w:colFirst="0" w:colLast="0" w:name="_heading=h.1rhz9j1hlsiv" w:id="188"/>
      <w:bookmarkEnd w:id="188"/>
      <w:r w:rsidDel="00000000" w:rsidR="00000000" w:rsidRPr="00000000">
        <w:rPr>
          <w:rtl w:val="0"/>
        </w:rPr>
        <w:t xml:space="preserve">Bảng đăng ký phát hành vấn đề</w:t>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ce56qtmgzfz6" w:id="189"/>
      <w:bookmarkEnd w:id="189"/>
      <w:r w:rsidDel="00000000" w:rsidR="00000000" w:rsidRPr="00000000">
        <w:rPr>
          <w:rFonts w:ascii="Times New Roman" w:cs="Times New Roman" w:eastAsia="Times New Roman" w:hAnsi="Times New Roman"/>
          <w:color w:val="000000"/>
          <w:rtl w:val="0"/>
        </w:rPr>
        <w:t xml:space="preserve">Bảng 4.4: Đăng ký phát hành vấn đề: Quy trình quản lý dự án</w:t>
      </w:r>
    </w:p>
    <w:tbl>
      <w:tblPr>
        <w:tblStyle w:val="Table41"/>
        <w:tblW w:w="8947.0" w:type="dxa"/>
        <w:jc w:val="left"/>
        <w:tblInd w:w="-80.0" w:type="dxa"/>
        <w:tblLayout w:type="fixed"/>
        <w:tblLook w:val="0400"/>
      </w:tblPr>
      <w:tblGrid>
        <w:gridCol w:w="1805"/>
        <w:gridCol w:w="1694"/>
        <w:gridCol w:w="1541"/>
        <w:gridCol w:w="2027"/>
        <w:gridCol w:w="1880"/>
        <w:tblGridChange w:id="0">
          <w:tblGrid>
            <w:gridCol w:w="1805"/>
            <w:gridCol w:w="1694"/>
            <w:gridCol w:w="1541"/>
            <w:gridCol w:w="2027"/>
            <w:gridCol w:w="1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4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vấn đề</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4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 định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4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động định tính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4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động định lượng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4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Cải tiến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4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không đạt DoD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4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lượng story point chưa sát + scope creep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4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uy tín với khách hàng, dồn việc sang sprint sau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4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25–30% sprint không đạt DoD đúng hạn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 backlog kỹ + cam kết backlog rõ ràng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yêu cầu giữa sprint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chưa chốt yêu cầu trước Sprint Planning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phải làm lại, ảnh hưởng velocity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sprint bị ảnh hưởng bởi scope creep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Backlog refinement session trước mỗi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lượng story point sai</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dữ liệu lịch sử velocity để tham chiếu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 hoạch sprint không thực tế</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lệch ước lượng trung bình 15–20%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velocity 3–5 sprint gần nhất làm chuẩn tham chiếu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tài nguyên test song song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 kiêm nhiệm nhiều việc, chưa tách vai trò rõ ràng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phát hiện trễ, phải rework nhiều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 giờ công rework/tháng do bug phát hiện muộn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5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test (CI/CD), tách vai trò tester rõ ràng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6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Retrospective thiếu theo dõi</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6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cải tiến sau retro không được theo dõi thực hiện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6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lặp lại nhiều sprint liên tiếp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6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40–50% hành động retro được thực hiện đầy đủ</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6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Gắn action item retro vào backlog, theo dõi ở sprint sau</w:t>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4"/>
        <w:numPr>
          <w:ilvl w:val="3"/>
          <w:numId w:val="1"/>
        </w:numPr>
        <w:ind w:left="1440" w:hanging="360"/>
        <w:rPr/>
      </w:pPr>
      <w:bookmarkStart w:colFirst="0" w:colLast="0" w:name="_heading=h.5o4vqz4vg3hm" w:id="190"/>
      <w:bookmarkEnd w:id="190"/>
      <w:r w:rsidDel="00000000" w:rsidR="00000000" w:rsidRPr="00000000">
        <w:rPr>
          <w:rtl w:val="0"/>
        </w:rPr>
        <w:t xml:space="preserve">Phân tích nguyên nhân gốc rẽ (Root-Cause / Why-Why)</w:t>
      </w:r>
    </w:p>
    <w:p w:rsidR="00000000" w:rsidDel="00000000" w:rsidP="00000000" w:rsidRDefault="00000000" w:rsidRPr="00000000" w14:paraId="00000567">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Sprint không đạt Definition of Done</w:t>
      </w:r>
      <w:r w:rsidDel="00000000" w:rsidR="00000000" w:rsidRPr="00000000">
        <w:rPr>
          <w:rtl w:val="0"/>
        </w:rPr>
      </w:r>
    </w:p>
    <w:p w:rsidR="00000000" w:rsidDel="00000000" w:rsidP="00000000" w:rsidRDefault="00000000" w:rsidRPr="00000000" w14:paraId="00000568">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Ước lượng story point chưa sát thực tế.</w:t>
      </w:r>
      <w:r w:rsidDel="00000000" w:rsidR="00000000" w:rsidRPr="00000000">
        <w:rPr>
          <w:rtl w:val="0"/>
        </w:rPr>
      </w:r>
    </w:p>
    <w:p w:rsidR="00000000" w:rsidDel="00000000" w:rsidP="00000000" w:rsidRDefault="00000000" w:rsidRPr="00000000" w14:paraId="00000569">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Thiếu dữ liệu lịch sử velocity để tham chiếu.</w:t>
      </w:r>
      <w:r w:rsidDel="00000000" w:rsidR="00000000" w:rsidRPr="00000000">
        <w:rPr>
          <w:rtl w:val="0"/>
        </w:rPr>
      </w:r>
    </w:p>
    <w:p w:rsidR="00000000" w:rsidDel="00000000" w:rsidP="00000000" w:rsidRDefault="00000000" w:rsidRPr="00000000" w14:paraId="0000056A">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refine backlog kỹ trước khi Sprint Planning.</w:t>
      </w:r>
      <w:r w:rsidDel="00000000" w:rsidR="00000000" w:rsidRPr="00000000">
        <w:rPr>
          <w:rtl w:val="0"/>
        </w:rPr>
      </w:r>
    </w:p>
    <w:p w:rsidR="00000000" w:rsidDel="00000000" w:rsidP="00000000" w:rsidRDefault="00000000" w:rsidRPr="00000000" w14:paraId="0000056B">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Yêu cầu thay đổi giữa sprint (scope creep).</w:t>
      </w:r>
      <w:r w:rsidDel="00000000" w:rsidR="00000000" w:rsidRPr="00000000">
        <w:rPr>
          <w:rtl w:val="0"/>
        </w:rPr>
      </w:r>
    </w:p>
    <w:p w:rsidR="00000000" w:rsidDel="00000000" w:rsidP="00000000" w:rsidRDefault="00000000" w:rsidRPr="00000000" w14:paraId="0000056C">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Product Owner chưa chốt được yêu cầu trước Sprint Planning.</w:t>
      </w:r>
      <w:r w:rsidDel="00000000" w:rsidR="00000000" w:rsidRPr="00000000">
        <w:rPr>
          <w:rtl w:val="0"/>
        </w:rPr>
      </w:r>
    </w:p>
    <w:p w:rsidR="00000000" w:rsidDel="00000000" w:rsidP="00000000" w:rsidRDefault="00000000" w:rsidRPr="00000000" w14:paraId="0000056D">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Khách hàng thay đổi ưu tiên đột xuất giữa Sprint.</w:t>
      </w:r>
      <w:r w:rsidDel="00000000" w:rsidR="00000000" w:rsidRPr="00000000">
        <w:rPr>
          <w:rtl w:val="0"/>
        </w:rPr>
      </w:r>
    </w:p>
    <w:p w:rsidR="00000000" w:rsidDel="00000000" w:rsidP="00000000" w:rsidRDefault="00000000" w:rsidRPr="00000000" w14:paraId="0000056E">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Thay đổi yêu cầu giữa Sprint</w:t>
      </w:r>
      <w:r w:rsidDel="00000000" w:rsidR="00000000" w:rsidRPr="00000000">
        <w:rPr>
          <w:rtl w:val="0"/>
        </w:rPr>
      </w:r>
    </w:p>
    <w:p w:rsidR="00000000" w:rsidDel="00000000" w:rsidP="00000000" w:rsidRDefault="00000000" w:rsidRPr="00000000" w14:paraId="0000056F">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Product Owner chưa chốt yêu cầu</w:t>
      </w:r>
      <w:sdt>
        <w:sdtPr>
          <w:id w:val="-1329562728"/>
          <w:tag w:val="goog_rdk_541"/>
        </w:sdtPr>
        <w:sdtContent>
          <w:commentRangeStart w:id="89"/>
        </w:sdtContent>
      </w:sdt>
      <w:r w:rsidDel="00000000" w:rsidR="00000000" w:rsidRPr="00000000">
        <w:rPr>
          <w:rFonts w:ascii="Times New Roman" w:cs="Times New Roman" w:eastAsia="Times New Roman" w:hAnsi="Times New Roman"/>
          <w:color w:val="000000"/>
          <w:rtl w:val="0"/>
        </w:rPr>
        <w:t xml:space="preserve"> truốc khi</w:t>
      </w:r>
      <w:commentRangeEnd w:id="89"/>
      <w:r w:rsidDel="00000000" w:rsidR="00000000" w:rsidRPr="00000000">
        <w:commentReference w:id="89"/>
      </w:r>
      <w:r w:rsidDel="00000000" w:rsidR="00000000" w:rsidRPr="00000000">
        <w:rPr>
          <w:rFonts w:ascii="Times New Roman" w:cs="Times New Roman" w:eastAsia="Times New Roman" w:hAnsi="Times New Roman"/>
          <w:color w:val="000000"/>
          <w:rtl w:val="0"/>
        </w:rPr>
        <w:t xml:space="preserve"> Sprint Planning.</w:t>
      </w:r>
      <w:r w:rsidDel="00000000" w:rsidR="00000000" w:rsidRPr="00000000">
        <w:rPr>
          <w:rtl w:val="0"/>
        </w:rPr>
      </w:r>
    </w:p>
    <w:p w:rsidR="00000000" w:rsidDel="00000000" w:rsidP="00000000" w:rsidRDefault="00000000" w:rsidRPr="00000000" w14:paraId="00000570">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Thiếu backlog refinement session định kỳ.</w:t>
      </w:r>
      <w:r w:rsidDel="00000000" w:rsidR="00000000" w:rsidRPr="00000000">
        <w:rPr>
          <w:rtl w:val="0"/>
        </w:rPr>
      </w:r>
    </w:p>
    <w:p w:rsidR="00000000" w:rsidDel="00000000" w:rsidP="00000000" w:rsidRDefault="00000000" w:rsidRPr="00000000" w14:paraId="00000571">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Khách hàng thay đổi ưu tiên đột xuất.</w:t>
      </w:r>
      <w:r w:rsidDel="00000000" w:rsidR="00000000" w:rsidRPr="00000000">
        <w:rPr>
          <w:rtl w:val="0"/>
        </w:rPr>
      </w:r>
    </w:p>
    <w:p w:rsidR="00000000" w:rsidDel="00000000" w:rsidP="00000000" w:rsidRDefault="00000000" w:rsidRPr="00000000" w14:paraId="00000572">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có cam kết </w:t>
      </w:r>
      <w:sdt>
        <w:sdtPr>
          <w:id w:val="2033688361"/>
          <w:tag w:val="goog_rdk_542"/>
        </w:sdtPr>
        <w:sdtContent>
          <w:commentRangeStart w:id="90"/>
        </w:sdtContent>
      </w:sdt>
      <w:r w:rsidDel="00000000" w:rsidR="00000000" w:rsidRPr="00000000">
        <w:rPr>
          <w:rFonts w:ascii="Times New Roman" w:cs="Times New Roman" w:eastAsia="Times New Roman" w:hAnsi="Times New Roman"/>
          <w:color w:val="000000"/>
          <w:rtl w:val="0"/>
        </w:rPr>
        <w:t xml:space="preserve">rõ rang</w:t>
      </w:r>
      <w:commentRangeEnd w:id="90"/>
      <w:r w:rsidDel="00000000" w:rsidR="00000000" w:rsidRPr="00000000">
        <w:commentReference w:id="90"/>
      </w:r>
      <w:r w:rsidDel="00000000" w:rsidR="00000000" w:rsidRPr="00000000">
        <w:rPr>
          <w:rFonts w:ascii="Times New Roman" w:cs="Times New Roman" w:eastAsia="Times New Roman" w:hAnsi="Times New Roman"/>
          <w:color w:val="000000"/>
          <w:rtl w:val="0"/>
        </w:rPr>
        <w:t xml:space="preserve"> về việc “khóa” scope trong Sprint.</w:t>
      </w:r>
      <w:r w:rsidDel="00000000" w:rsidR="00000000" w:rsidRPr="00000000">
        <w:rPr>
          <w:rtl w:val="0"/>
        </w:rPr>
      </w:r>
    </w:p>
    <w:p w:rsidR="00000000" w:rsidDel="00000000" w:rsidP="00000000" w:rsidRDefault="00000000" w:rsidRPr="00000000" w14:paraId="00000573">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Ước lượng Story Point sai</w:t>
      </w:r>
      <w:r w:rsidDel="00000000" w:rsidR="00000000" w:rsidRPr="00000000">
        <w:rPr>
          <w:rtl w:val="0"/>
        </w:rPr>
      </w:r>
    </w:p>
    <w:p w:rsidR="00000000" w:rsidDel="00000000" w:rsidP="00000000" w:rsidRDefault="00000000" w:rsidRPr="00000000" w14:paraId="00000574">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Thiếu dữ liệu lịch sử velocity để tham chiếu.</w:t>
      </w:r>
      <w:r w:rsidDel="00000000" w:rsidR="00000000" w:rsidRPr="00000000">
        <w:rPr>
          <w:rtl w:val="0"/>
        </w:rPr>
      </w:r>
    </w:p>
    <w:p w:rsidR="00000000" w:rsidDel="00000000" w:rsidP="00000000" w:rsidRDefault="00000000" w:rsidRPr="00000000" w14:paraId="00000575">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lưu trữ có hệ thống velocity qua các Sprint.</w:t>
      </w:r>
      <w:r w:rsidDel="00000000" w:rsidR="00000000" w:rsidRPr="00000000">
        <w:rPr>
          <w:rtl w:val="0"/>
        </w:rPr>
      </w:r>
    </w:p>
    <w:p w:rsidR="00000000" w:rsidDel="00000000" w:rsidP="00000000" w:rsidRDefault="00000000" w:rsidRPr="00000000" w14:paraId="00000576">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Backlog </w:t>
      </w:r>
      <w:sdt>
        <w:sdtPr>
          <w:id w:val="67983145"/>
          <w:tag w:val="goog_rdk_543"/>
        </w:sdtPr>
        <w:sdtContent>
          <w:commentRangeStart w:id="91"/>
        </w:sdtContent>
      </w:sdt>
      <w:r w:rsidDel="00000000" w:rsidR="00000000" w:rsidRPr="00000000">
        <w:rPr>
          <w:rFonts w:ascii="Times New Roman" w:cs="Times New Roman" w:eastAsia="Times New Roman" w:hAnsi="Times New Roman"/>
          <w:color w:val="000000"/>
          <w:rtl w:val="0"/>
        </w:rPr>
        <w:t xml:space="preserve">chưa dc</w:t>
      </w:r>
      <w:commentRangeEnd w:id="91"/>
      <w:r w:rsidDel="00000000" w:rsidR="00000000" w:rsidRPr="00000000">
        <w:commentReference w:id="91"/>
      </w:r>
      <w:r w:rsidDel="00000000" w:rsidR="00000000" w:rsidRPr="00000000">
        <w:rPr>
          <w:rFonts w:ascii="Times New Roman" w:cs="Times New Roman" w:eastAsia="Times New Roman" w:hAnsi="Times New Roman"/>
          <w:color w:val="000000"/>
          <w:rtl w:val="0"/>
        </w:rPr>
        <w:t xml:space="preserve"> refine kỹ trước khi estimate.</w:t>
      </w:r>
      <w:r w:rsidDel="00000000" w:rsidR="00000000" w:rsidRPr="00000000">
        <w:rPr>
          <w:rtl w:val="0"/>
        </w:rPr>
      </w:r>
    </w:p>
    <w:p w:rsidR="00000000" w:rsidDel="00000000" w:rsidP="00000000" w:rsidRDefault="00000000" w:rsidRPr="00000000" w14:paraId="00000577">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Áp lực thời gian </w:t>
      </w:r>
      <w:sdt>
        <w:sdtPr>
          <w:id w:val="-544375051"/>
          <w:tag w:val="goog_rdk_544"/>
        </w:sdtPr>
        <w:sdtContent>
          <w:commentRangeStart w:id="92"/>
        </w:sdtContent>
      </w:sdt>
      <w:r w:rsidDel="00000000" w:rsidR="00000000" w:rsidRPr="00000000">
        <w:rPr>
          <w:rFonts w:ascii="Times New Roman" w:cs="Times New Roman" w:eastAsia="Times New Roman" w:hAnsi="Times New Roman"/>
          <w:color w:val="000000"/>
          <w:rtl w:val="0"/>
        </w:rPr>
        <w:t xml:space="preserve">kiến team </w:t>
      </w:r>
      <w:commentRangeEnd w:id="92"/>
      <w:r w:rsidDel="00000000" w:rsidR="00000000" w:rsidRPr="00000000">
        <w:commentReference w:id="92"/>
      </w:r>
      <w:r w:rsidDel="00000000" w:rsidR="00000000" w:rsidRPr="00000000">
        <w:rPr>
          <w:rFonts w:ascii="Times New Roman" w:cs="Times New Roman" w:eastAsia="Times New Roman" w:hAnsi="Times New Roman"/>
          <w:color w:val="000000"/>
          <w:rtl w:val="0"/>
        </w:rPr>
        <w:t xml:space="preserve">bỏ qua các bước làm rõ chi tiết.</w:t>
      </w:r>
      <w:r w:rsidDel="00000000" w:rsidR="00000000" w:rsidRPr="00000000">
        <w:rPr>
          <w:rtl w:val="0"/>
        </w:rPr>
      </w:r>
    </w:p>
    <w:p w:rsidR="00000000" w:rsidDel="00000000" w:rsidP="00000000" w:rsidRDefault="00000000" w:rsidRPr="00000000" w14:paraId="00000578">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Thiếu tài nguyên test song song</w:t>
      </w:r>
      <w:r w:rsidDel="00000000" w:rsidR="00000000" w:rsidRPr="00000000">
        <w:rPr>
          <w:rtl w:val="0"/>
        </w:rPr>
      </w:r>
    </w:p>
    <w:p w:rsidR="00000000" w:rsidDel="00000000" w:rsidP="00000000" w:rsidRDefault="00000000" w:rsidRPr="00000000" w14:paraId="00000579">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Tester kiêm nhiệm nhiều việc trong team.</w:t>
      </w:r>
      <w:r w:rsidDel="00000000" w:rsidR="00000000" w:rsidRPr="00000000">
        <w:rPr>
          <w:rtl w:val="0"/>
        </w:rPr>
      </w:r>
    </w:p>
    <w:p w:rsidR="00000000" w:rsidDel="00000000" w:rsidP="00000000" w:rsidRDefault="00000000" w:rsidRPr="00000000" w14:paraId="0000057A">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tuyển </w:t>
      </w:r>
      <w:sdt>
        <w:sdtPr>
          <w:id w:val="-731719468"/>
          <w:tag w:val="goog_rdk_545"/>
        </w:sdtPr>
        <w:sdtContent>
          <w:commentRangeStart w:id="93"/>
        </w:sdtContent>
      </w:sdt>
      <w:r w:rsidDel="00000000" w:rsidR="00000000" w:rsidRPr="00000000">
        <w:rPr>
          <w:rFonts w:ascii="Times New Roman" w:cs="Times New Roman" w:eastAsia="Times New Roman" w:hAnsi="Times New Roman"/>
          <w:color w:val="000000"/>
          <w:rtl w:val="0"/>
        </w:rPr>
        <w:t xml:space="preserve">dủ</w:t>
      </w:r>
      <w:commentRangeEnd w:id="93"/>
      <w:r w:rsidDel="00000000" w:rsidR="00000000" w:rsidRPr="00000000">
        <w:commentReference w:id="93"/>
      </w:r>
      <w:r w:rsidDel="00000000" w:rsidR="00000000" w:rsidRPr="00000000">
        <w:rPr>
          <w:rFonts w:ascii="Times New Roman" w:cs="Times New Roman" w:eastAsia="Times New Roman" w:hAnsi="Times New Roman"/>
          <w:color w:val="000000"/>
          <w:rtl w:val="0"/>
        </w:rPr>
        <w:t xml:space="preserve"> nhân sự QA/Tester chuyên trách.</w:t>
      </w:r>
      <w:r w:rsidDel="00000000" w:rsidR="00000000" w:rsidRPr="00000000">
        <w:rPr>
          <w:rtl w:val="0"/>
        </w:rPr>
      </w:r>
    </w:p>
    <w:p w:rsidR="00000000" w:rsidDel="00000000" w:rsidP="00000000" w:rsidRDefault="00000000" w:rsidRPr="00000000" w14:paraId="0000057B">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Thiếu tự động hóa kiểm thử (CI/CD).</w:t>
      </w:r>
      <w:r w:rsidDel="00000000" w:rsidR="00000000" w:rsidRPr="00000000">
        <w:rPr>
          <w:rtl w:val="0"/>
        </w:rPr>
      </w:r>
    </w:p>
    <w:p w:rsidR="00000000" w:rsidDel="00000000" w:rsidP="00000000" w:rsidRDefault="00000000" w:rsidRPr="00000000" w14:paraId="0000057C">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Đầu tư công cụ test tự động chưa được ưu tiên.</w:t>
      </w:r>
      <w:r w:rsidDel="00000000" w:rsidR="00000000" w:rsidRPr="00000000">
        <w:rPr>
          <w:rtl w:val="0"/>
        </w:rPr>
      </w:r>
    </w:p>
    <w:p w:rsidR="00000000" w:rsidDel="00000000" w:rsidP="00000000" w:rsidRDefault="00000000" w:rsidRPr="00000000" w14:paraId="0000057D">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Retrospective thiếu theo dõi</w:t>
      </w:r>
      <w:r w:rsidDel="00000000" w:rsidR="00000000" w:rsidRPr="00000000">
        <w:rPr>
          <w:rtl w:val="0"/>
        </w:rPr>
      </w:r>
    </w:p>
    <w:p w:rsidR="00000000" w:rsidDel="00000000" w:rsidP="00000000" w:rsidRDefault="00000000" w:rsidRPr="00000000" w14:paraId="0000057E">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Hành động cải tiến không được gắn vào công việc cụ thể.</w:t>
      </w:r>
      <w:r w:rsidDel="00000000" w:rsidR="00000000" w:rsidRPr="00000000">
        <w:rPr>
          <w:rtl w:val="0"/>
        </w:rPr>
      </w:r>
    </w:p>
    <w:p w:rsidR="00000000" w:rsidDel="00000000" w:rsidP="00000000" w:rsidRDefault="00000000" w:rsidRPr="00000000" w14:paraId="0000057F">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có cơ chế theo dõi action item retro trong backlog.</w:t>
      </w:r>
      <w:r w:rsidDel="00000000" w:rsidR="00000000" w:rsidRPr="00000000">
        <w:rPr>
          <w:rtl w:val="0"/>
        </w:rPr>
      </w:r>
    </w:p>
    <w:p w:rsidR="00000000" w:rsidDel="00000000" w:rsidP="00000000" w:rsidRDefault="00000000" w:rsidRPr="00000000" w14:paraId="00000580">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Retro thường bị rút ngắn do áp lực thời gian.</w:t>
      </w:r>
      <w:r w:rsidDel="00000000" w:rsidR="00000000" w:rsidRPr="00000000">
        <w:rPr>
          <w:rtl w:val="0"/>
        </w:rPr>
      </w:r>
    </w:p>
    <w:p w:rsidR="00000000" w:rsidDel="00000000" w:rsidP="00000000" w:rsidRDefault="00000000" w:rsidRPr="00000000" w14:paraId="00000581">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Lịch retro sắp xếp cuối ngày làm việc, team đã mệt.</w:t>
      </w:r>
      <w:r w:rsidDel="00000000" w:rsidR="00000000" w:rsidRPr="00000000">
        <w:rPr>
          <w:rtl w:val="0"/>
        </w:rPr>
      </w:r>
    </w:p>
    <w:p w:rsidR="00000000" w:rsidDel="00000000" w:rsidP="00000000" w:rsidRDefault="00000000" w:rsidRPr="00000000" w14:paraId="00000582">
      <w:pPr>
        <w:pStyle w:val="Heading2"/>
        <w:numPr>
          <w:ilvl w:val="1"/>
          <w:numId w:val="1"/>
        </w:numPr>
        <w:ind w:left="720" w:hanging="360"/>
        <w:rPr/>
      </w:pPr>
      <w:bookmarkStart w:colFirst="0" w:colLast="0" w:name="_heading=h.h0anirl1sezk" w:id="191"/>
      <w:bookmarkEnd w:id="191"/>
      <w:r w:rsidDel="00000000" w:rsidR="00000000" w:rsidRPr="00000000">
        <w:rPr>
          <w:rtl w:val="0"/>
        </w:rPr>
        <w:t xml:space="preserve">PHÂN TÍCH ĐỊNH LƯỢNG QUY TRÌNH QUẢN LÝ DỰ ÁN AGILE SCRUM</w:t>
      </w:r>
    </w:p>
    <w:p w:rsidR="00000000" w:rsidDel="00000000" w:rsidP="00000000" w:rsidRDefault="00000000" w:rsidRPr="00000000" w14:paraId="00000583">
      <w:pPr>
        <w:pStyle w:val="Heading3"/>
        <w:numPr>
          <w:ilvl w:val="2"/>
          <w:numId w:val="1"/>
        </w:numPr>
        <w:ind w:left="1080" w:hanging="360"/>
        <w:rPr/>
      </w:pPr>
      <w:bookmarkStart w:colFirst="0" w:colLast="0" w:name="_heading=h.tdpphm5hiqu5" w:id="192"/>
      <w:bookmarkEnd w:id="192"/>
      <w:r w:rsidDel="00000000" w:rsidR="00000000" w:rsidRPr="00000000">
        <w:rPr>
          <w:rtl w:val="0"/>
        </w:rPr>
        <w:t xml:space="preserve">Các bước và thời gian xử lý</w:t>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6ivk6c5obsqf" w:id="193"/>
      <w:bookmarkEnd w:id="193"/>
      <w:r w:rsidDel="00000000" w:rsidR="00000000" w:rsidRPr="00000000">
        <w:rPr>
          <w:rFonts w:ascii="Times New Roman" w:cs="Times New Roman" w:eastAsia="Times New Roman" w:hAnsi="Times New Roman"/>
          <w:color w:val="000000"/>
          <w:rtl w:val="0"/>
        </w:rPr>
        <w:t xml:space="preserve">Bảng 4.5: Các bước và thời gian xử lý: Quy trình quản lý dự án</w:t>
      </w:r>
    </w:p>
    <w:tbl>
      <w:tblPr>
        <w:tblStyle w:val="Table42"/>
        <w:tblW w:w="8990.0" w:type="dxa"/>
        <w:jc w:val="left"/>
        <w:tblInd w:w="-80.0" w:type="dxa"/>
        <w:tblLayout w:type="fixed"/>
        <w:tblLook w:val="0400"/>
      </w:tblPr>
      <w:tblGrid>
        <w:gridCol w:w="652"/>
        <w:gridCol w:w="5458"/>
        <w:gridCol w:w="2880"/>
        <w:tblGridChange w:id="0">
          <w:tblGrid>
            <w:gridCol w:w="652"/>
            <w:gridCol w:w="5458"/>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8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8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8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8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8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Planning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8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8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8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8D">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8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8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song song (tập trung)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9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9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9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Review</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9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9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9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Retrospective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96">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0.5</w:t>
            </w:r>
          </w:p>
        </w:tc>
      </w:tr>
    </w:tbl>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Tổng thời gian xử lý cơ bản (90% trường hợp) = 0.5 + 7 + 1.5 + 0.5 + 0.5 = 10 ngày.</w:t>
      </w:r>
    </w:p>
    <w:p w:rsidR="00000000" w:rsidDel="00000000" w:rsidP="00000000" w:rsidRDefault="00000000" w:rsidRPr="00000000" w14:paraId="00000599">
      <w:pPr>
        <w:rPr/>
      </w:pPr>
      <w:r w:rsidDel="00000000" w:rsidR="00000000" w:rsidRPr="00000000">
        <w:rPr>
          <w:rtl w:val="0"/>
        </w:rPr>
        <w:t xml:space="preserve">Trường hợp phát sinh (10% trường hợp): thêm Fix bug/carry-over sang đầu sprint sau: 2 ngày → Tổng thời gian xử lý khi có phát sinh = 12 ngày.</w:t>
      </w:r>
    </w:p>
    <w:p w:rsidR="00000000" w:rsidDel="00000000" w:rsidP="00000000" w:rsidRDefault="00000000" w:rsidRPr="00000000" w14:paraId="0000059A">
      <w:pPr>
        <w:rPr/>
      </w:pPr>
      <w:r w:rsidDel="00000000" w:rsidR="00000000" w:rsidRPr="00000000">
        <w:rPr>
          <w:rtl w:val="0"/>
        </w:rPr>
        <w:t xml:space="preserve">Thời gian xử lý trung bình = (90% × 10) + (10% × 12) = 10.2 ngày.</w:t>
      </w:r>
    </w:p>
    <w:p w:rsidR="00000000" w:rsidDel="00000000" w:rsidP="00000000" w:rsidRDefault="00000000" w:rsidRPr="00000000" w14:paraId="0000059B">
      <w:pPr>
        <w:rPr>
          <w:b w:val="1"/>
          <w:bCs w:val="1"/>
        </w:rPr>
      </w:pPr>
      <w:r w:rsidDel="00000000" w:rsidR="00000000" w:rsidRPr="00000000">
        <w:rPr>
          <w:b w:val="1"/>
          <w:bCs w:val="1"/>
          <w:rtl w:val="0"/>
        </w:rPr>
        <w:t xml:space="preserve">Hiệu suất thời gian của quy trình = (Thời gian kế hoạch / Thời gian thực tế) × 100% = (10 / 10.2) × 100% = 98%.</w:t>
      </w:r>
    </w:p>
    <w:p w:rsidR="00000000" w:rsidDel="00000000" w:rsidP="00000000" w:rsidRDefault="00000000" w:rsidRPr="00000000" w14:paraId="0000059C">
      <w:pPr>
        <w:pStyle w:val="Heading3"/>
        <w:numPr>
          <w:ilvl w:val="2"/>
          <w:numId w:val="1"/>
        </w:numPr>
        <w:ind w:left="1080" w:hanging="360"/>
        <w:rPr/>
      </w:pPr>
      <w:bookmarkStart w:colFirst="0" w:colLast="0" w:name="_heading=h.2q80opfhxodn" w:id="194"/>
      <w:bookmarkEnd w:id="194"/>
      <w:r w:rsidDel="00000000" w:rsidR="00000000" w:rsidRPr="00000000">
        <w:rPr>
          <w:rtl w:val="0"/>
        </w:rPr>
        <w:t xml:space="preserve">Phân bổ nguồn lực</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p1kj09t8ggcm" w:id="195"/>
      <w:bookmarkEnd w:id="195"/>
      <w:r w:rsidDel="00000000" w:rsidR="00000000" w:rsidRPr="00000000">
        <w:rPr>
          <w:rFonts w:ascii="Times New Roman" w:cs="Times New Roman" w:eastAsia="Times New Roman" w:hAnsi="Times New Roman"/>
          <w:color w:val="000000"/>
          <w:rtl w:val="0"/>
        </w:rPr>
        <w:t xml:space="preserve">Bảng 4.6: Bảng phân bổ nguồn lực: </w:t>
      </w:r>
      <w:sdt>
        <w:sdtPr>
          <w:id w:val="-1229783563"/>
          <w:tag w:val="goog_rdk_546"/>
        </w:sdtPr>
        <w:sdtContent>
          <w:commentRangeStart w:id="94"/>
        </w:sdtContent>
      </w:sdt>
      <w:r w:rsidDel="00000000" w:rsidR="00000000" w:rsidRPr="00000000">
        <w:rPr>
          <w:rFonts w:ascii="Times New Roman" w:cs="Times New Roman" w:eastAsia="Times New Roman" w:hAnsi="Times New Roman"/>
          <w:color w:val="000000"/>
          <w:rtl w:val="0"/>
        </w:rPr>
        <w:t xml:space="preserve">Quy trỉnh</w:t>
      </w:r>
      <w:commentRangeEnd w:id="94"/>
      <w:r w:rsidDel="00000000" w:rsidR="00000000" w:rsidRPr="00000000">
        <w:commentReference w:id="94"/>
      </w:r>
      <w:r w:rsidDel="00000000" w:rsidR="00000000" w:rsidRPr="00000000">
        <w:rPr>
          <w:rFonts w:ascii="Times New Roman" w:cs="Times New Roman" w:eastAsia="Times New Roman" w:hAnsi="Times New Roman"/>
          <w:color w:val="000000"/>
          <w:rtl w:val="0"/>
        </w:rPr>
        <w:t xml:space="preserve"> quản lý dự án</w:t>
      </w:r>
    </w:p>
    <w:tbl>
      <w:tblPr>
        <w:tblStyle w:val="Table43"/>
        <w:tblW w:w="8990.0" w:type="dxa"/>
        <w:jc w:val="left"/>
        <w:tblInd w:w="-80.0" w:type="dxa"/>
        <w:tblLayout w:type="fixed"/>
        <w:tblLook w:val="0400"/>
      </w:tblPr>
      <w:tblGrid>
        <w:gridCol w:w="1844"/>
        <w:gridCol w:w="3327"/>
        <w:gridCol w:w="3819"/>
        <w:tblGridChange w:id="0">
          <w:tblGrid>
            <w:gridCol w:w="1844"/>
            <w:gridCol w:w="3327"/>
            <w:gridCol w:w="381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9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9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Nhân sự tham gia</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A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phận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PO, Dev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Phát triển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Phát triển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 (trong Dev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Phát triển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Customer, Dev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Phát triển,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Retrospective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Dev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A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Phát triển</w:t>
            </w:r>
          </w:p>
        </w:tc>
      </w:tr>
    </w:tbl>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pStyle w:val="Heading3"/>
        <w:numPr>
          <w:ilvl w:val="2"/>
          <w:numId w:val="1"/>
        </w:numPr>
        <w:ind w:left="1080" w:hanging="360"/>
        <w:rPr/>
      </w:pPr>
      <w:bookmarkStart w:colFirst="0" w:colLast="0" w:name="_heading=h.41wbs0zib3r2" w:id="196"/>
      <w:bookmarkEnd w:id="196"/>
      <w:r w:rsidDel="00000000" w:rsidR="00000000" w:rsidRPr="00000000">
        <w:rPr>
          <w:rtl w:val="0"/>
        </w:rPr>
        <w:t xml:space="preserve">Bảng phân tích định lượng</w:t>
      </w:r>
    </w:p>
    <w:p w:rsidR="00000000" w:rsidDel="00000000" w:rsidP="00000000" w:rsidRDefault="00000000" w:rsidRPr="00000000" w14:paraId="000005B2">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lvzjrdrbm6r4" w:id="197"/>
      <w:bookmarkEnd w:id="197"/>
      <w:r w:rsidDel="00000000" w:rsidR="00000000" w:rsidRPr="00000000">
        <w:rPr>
          <w:rFonts w:ascii="Times New Roman" w:cs="Times New Roman" w:eastAsia="Times New Roman" w:hAnsi="Times New Roman"/>
          <w:color w:val="000000"/>
          <w:rtl w:val="0"/>
        </w:rPr>
        <w:t xml:space="preserve">Bảng 4.7: Bảng phân tích định lượng</w:t>
      </w:r>
    </w:p>
    <w:tbl>
      <w:tblPr>
        <w:tblStyle w:val="Table44"/>
        <w:tblW w:w="8947.0" w:type="dxa"/>
        <w:jc w:val="left"/>
        <w:tblInd w:w="-80.0" w:type="dxa"/>
        <w:tblLayout w:type="fixed"/>
        <w:tblLook w:val="0400"/>
      </w:tblPr>
      <w:tblGrid>
        <w:gridCol w:w="3082"/>
        <w:gridCol w:w="2301"/>
        <w:gridCol w:w="3564"/>
        <w:tblGridChange w:id="0">
          <w:tblGrid>
            <w:gridCol w:w="3082"/>
            <w:gridCol w:w="2301"/>
            <w:gridCol w:w="35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B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B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 ước lượng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B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Gợi ý cải thiện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w:t>
            </w:r>
            <w:sdt>
              <w:sdtPr>
                <w:id w:val="-872630189"/>
                <w:tag w:val="goog_rdk_547"/>
              </w:sdtPr>
              <w:sdtContent>
                <w:commentRangeStart w:id="95"/>
              </w:sdtContent>
            </w:sdt>
            <w:r w:rsidDel="00000000" w:rsidR="00000000" w:rsidRPr="00000000">
              <w:rPr>
                <w:rFonts w:ascii="Times New Roman" w:cs="Times New Roman" w:eastAsia="Times New Roman" w:hAnsi="Times New Roman"/>
                <w:rtl w:val="0"/>
              </w:rPr>
              <w:t xml:space="preserve"> trung bình / sprint</w:t>
            </w:r>
            <w:commentRangeEnd w:id="95"/>
            <w:r w:rsidDel="00000000" w:rsidR="00000000" w:rsidRPr="00000000">
              <w:commentReference w:id="95"/>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 40 story points</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 backlog kỹ hơn trước Sprint Planning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sprint đạt DoD đúng hạn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75%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scope creep bằng cam kết backlog rõ ràng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story bị carry-over sang sprint sau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20%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nhỏ story lớn thành các story nhỏ hơn, dễ ước lượng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B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rework do bug phát hiện sau release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C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tính 20–30 giờ công/tháng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C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cường test tự động (CI/CD)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C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trung bình 1 sprint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C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tuần (10 ngày làm việc)</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C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nguyên độ dài sprint, tăng chất lượng planning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C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thời gian quy trình (kế hoạch/thực tế)</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C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C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 trì bằng backlog refinement và test tự động</w:t>
            </w:r>
          </w:p>
        </w:tc>
      </w:tr>
    </w:tbl>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3"/>
        <w:numPr>
          <w:ilvl w:val="2"/>
          <w:numId w:val="1"/>
        </w:numPr>
        <w:ind w:left="1080" w:hanging="360"/>
        <w:rPr/>
      </w:pPr>
      <w:r w:rsidDel="00000000" w:rsidR="00000000" w:rsidRPr="00000000">
        <w:rPr>
          <w:rtl w:val="0"/>
        </w:rPr>
        <w:t xml:space="preserve">Kết luận</w:t>
      </w:r>
    </w:p>
    <w:p w:rsidR="00000000" w:rsidDel="00000000" w:rsidP="00000000" w:rsidRDefault="00000000" w:rsidRPr="00000000" w14:paraId="000005CA">
      <w:pPr>
        <w:ind w:left="227" w:firstLine="0"/>
        <w:rPr/>
      </w:pPr>
      <w:r w:rsidDel="00000000" w:rsidR="00000000" w:rsidRPr="00000000">
        <w:rPr>
          <w:rtl w:val="0"/>
        </w:rPr>
        <w:t xml:space="preserve">Một sprint tiêu chuẩn (10 ngày làm việc) hiện mất trung bình 10,2 ngày khi tính cả các trường hợp phát sinh (fix bug, carry-over), đạt hiệu suất thời gian </w:t>
      </w:r>
      <w:sdt>
        <w:sdtPr>
          <w:id w:val="1505510848"/>
          <w:tag w:val="goog_rdk_548"/>
        </w:sdtPr>
        <w:sdtContent>
          <w:commentRangeStart w:id="96"/>
        </w:sdtContent>
      </w:sdt>
      <w:r w:rsidDel="00000000" w:rsidR="00000000" w:rsidRPr="00000000">
        <w:rPr>
          <w:rtl w:val="0"/>
        </w:rPr>
        <w:t xml:space="preserve">98,0</w:t>
      </w:r>
      <w:commentRangeEnd w:id="96"/>
      <w:r w:rsidDel="00000000" w:rsidR="00000000" w:rsidRPr="00000000">
        <w:commentReference w:id="96"/>
      </w:r>
      <w:r w:rsidDel="00000000" w:rsidR="00000000" w:rsidRPr="00000000">
        <w:rPr>
          <w:rtl w:val="0"/>
        </w:rPr>
        <w:t xml:space="preserve">% so với kế hoạch. Tỷ lệ sprint đạt Definition of Done đúng hạn chỉ khoảng 70–75%, chủ yếu do ước lượng story point chưa sát và scope creep giữa sprint. Nhóm đề xuất tăng cường backlog refinement trước Sprint Planning và tự động hóa kiểm thử (CI/CD) để cải thiện tỷ lệ đạt DoD.</w:t>
      </w:r>
    </w:p>
    <w:p w:rsidR="00000000" w:rsidDel="00000000" w:rsidP="00000000" w:rsidRDefault="00000000" w:rsidRPr="00000000" w14:paraId="000005CB">
      <w:pPr>
        <w:pStyle w:val="Heading2"/>
        <w:numPr>
          <w:ilvl w:val="1"/>
          <w:numId w:val="1"/>
        </w:numPr>
        <w:ind w:left="720" w:hanging="360"/>
        <w:rPr>
          <w:rFonts w:ascii="Times New Roman" w:cs="Times New Roman" w:eastAsia="Times New Roman" w:hAnsi="Times New Roman"/>
        </w:rPr>
      </w:pPr>
      <w:bookmarkStart w:colFirst="0" w:colLast="0" w:name="_heading=h.hsbt6398j3jp" w:id="198"/>
      <w:bookmarkEnd w:id="198"/>
      <w:r w:rsidDel="00000000" w:rsidR="00000000" w:rsidRPr="00000000">
        <w:rPr>
          <w:rFonts w:ascii="Times New Roman" w:cs="Times New Roman" w:eastAsia="Times New Roman" w:hAnsi="Times New Roman"/>
          <w:rtl w:val="0"/>
        </w:rPr>
        <w:t xml:space="preserve">PHÂN TÍCH ĐỊNH TÍNH QUY TRÌNH QUẢN LÝ BÁN HÀNG</w:t>
      </w:r>
    </w:p>
    <w:p w:rsidR="00000000" w:rsidDel="00000000" w:rsidP="00000000" w:rsidRDefault="00000000" w:rsidRPr="00000000" w14:paraId="000005CC">
      <w:pPr>
        <w:pStyle w:val="Heading3"/>
        <w:numPr>
          <w:ilvl w:val="2"/>
          <w:numId w:val="1"/>
        </w:numPr>
        <w:ind w:left="1080" w:hanging="360"/>
        <w:rPr/>
      </w:pPr>
      <w:bookmarkStart w:colFirst="0" w:colLast="0" w:name="_heading=h.2uc9beb437us" w:id="199"/>
      <w:bookmarkEnd w:id="199"/>
      <w:r w:rsidDel="00000000" w:rsidR="00000000" w:rsidRPr="00000000">
        <w:rPr>
          <w:rtl w:val="0"/>
        </w:rPr>
        <w:t xml:space="preserve">Phân tích giá trị gia tăng</w:t>
      </w:r>
    </w:p>
    <w:p w:rsidR="00000000" w:rsidDel="00000000" w:rsidP="00000000" w:rsidRDefault="00000000" w:rsidRPr="00000000" w14:paraId="000005CD">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bookmarkStart w:colFirst="0" w:colLast="0" w:name="_heading=h.biu2t1s4t7um" w:id="200"/>
      <w:bookmarkEnd w:id="200"/>
      <w:sdt>
        <w:sdtPr>
          <w:id w:val="2110479621"/>
          <w:tag w:val="goog_rdk_550"/>
        </w:sdtPr>
        <w:sdtContent>
          <w:ins w:author="Văn Trung" w:id="164" w:date="2026-07-12T14:48:00Z">
            <w:r w:rsidDel="00000000" w:rsidR="00000000" w:rsidRPr="00000000">
              <w:rPr>
                <w:rFonts w:ascii="Times New Roman" w:cs="Times New Roman" w:eastAsia="Times New Roman" w:hAnsi="Times New Roman"/>
                <w:color w:val="000000"/>
                <w:rtl w:val="0"/>
              </w:rPr>
              <w:t xml:space="preserve">Bảng </w:t>
            </w:r>
          </w:ins>
        </w:sdtContent>
      </w:sdt>
      <w:r w:rsidDel="00000000" w:rsidR="00000000" w:rsidRPr="00000000">
        <w:rPr>
          <w:rFonts w:ascii="Times New Roman" w:cs="Times New Roman" w:eastAsia="Times New Roman" w:hAnsi="Times New Roman"/>
          <w:color w:val="000000"/>
          <w:rtl w:val="0"/>
        </w:rPr>
        <w:t xml:space="preserve">4.8: Phân tích giá trị gia tăng: Quy trình quản lý bán hàng</w:t>
      </w:r>
    </w:p>
    <w:tbl>
      <w:tblPr>
        <w:tblStyle w:val="Table45"/>
        <w:tblW w:w="8947.0" w:type="dxa"/>
        <w:jc w:val="left"/>
        <w:tblInd w:w="-80.0" w:type="dxa"/>
        <w:tblLayout w:type="fixed"/>
        <w:tblLook w:val="0400"/>
      </w:tblPr>
      <w:tblGrid>
        <w:gridCol w:w="2672"/>
        <w:gridCol w:w="892"/>
        <w:gridCol w:w="2505"/>
        <w:gridCol w:w="2878"/>
        <w:tblGridChange w:id="0">
          <w:tblGrid>
            <w:gridCol w:w="2672"/>
            <w:gridCol w:w="892"/>
            <w:gridCol w:w="2505"/>
            <w:gridCol w:w="28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C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Liệt kê (bước)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C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loại</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D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D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Khắc phục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Lead Pool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nguồn khách hàng tiềm năng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thu thập lead qua công cụ CRM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Leads</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 trì liên lạc</w:t>
            </w:r>
            <w:sdt>
              <w:sdtPr>
                <w:id w:val="-1536848960"/>
                <w:tag w:val="goog_rdk_551"/>
              </w:sdtPr>
              <w:sdtContent>
                <w:commentRangeStart w:id="97"/>
              </w:sdtContent>
            </w:sdt>
            <w:r w:rsidDel="00000000" w:rsidR="00000000" w:rsidRPr="00000000">
              <w:rPr>
                <w:rFonts w:ascii="Times New Roman" w:cs="Times New Roman" w:eastAsia="Times New Roman" w:hAnsi="Times New Roman"/>
                <w:rtl w:val="0"/>
              </w:rPr>
              <w:t xml:space="preserve">, nuôi dưỡng quan tâm của</w:t>
            </w:r>
            <w:commentRangeEnd w:id="97"/>
            <w:r w:rsidDel="00000000" w:rsidR="00000000" w:rsidRPr="00000000">
              <w:commentReference w:id="97"/>
            </w:r>
            <w:r w:rsidDel="00000000" w:rsidR="00000000" w:rsidRPr="00000000">
              <w:rPr>
                <w:rFonts w:ascii="Times New Roman" w:cs="Times New Roman" w:eastAsia="Times New Roman" w:hAnsi="Times New Roman"/>
                <w:rtl w:val="0"/>
              </w:rPr>
              <w:t xml:space="preserve"> khách hàng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follow-up chuẩn hóa theo từng giai đoạn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Meeting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rõ yêu cầu thực tế của khách hàng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brief chuẩn hóa để thu thập yêu cầu đầy đủ ngay từ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Proposal/Estimate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D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ra giải pháp và ước lượng chi phí phù hợp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Presale chuyên trách hỗ trợ estimate nhanh hơn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Quotation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báo giá minh bạch cho khách hàng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quotation tái sử dụng theo loại dự 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soát pháp lý hợp đồng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rủi ro pháp lý cho công ty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viện điều khoản mẫu để rút ngắn thời gian rà soát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hợp đồng &amp; bàn giao Production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thức hóa cam kết, khởi động dự án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bàn giao chuẩn hóa giữa Sales và PM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Collection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E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0">
            <w:pPr>
              <w:spacing w:before="120" w:line="240" w:lineRule="auto"/>
              <w:jc w:val="center"/>
              <w:rPr>
                <w:rFonts w:ascii="Times New Roman" w:cs="Times New Roman" w:eastAsia="Times New Roman" w:hAnsi="Times New Roman"/>
              </w:rPr>
            </w:pPr>
            <w:sdt>
              <w:sdtPr>
                <w:id w:val="1222304736"/>
                <w:tag w:val="goog_rdk_552"/>
              </w:sdtPr>
              <w:sdtContent>
                <w:commentRangeStart w:id="98"/>
              </w:sdtContent>
            </w:sdt>
            <w:r w:rsidDel="00000000" w:rsidR="00000000" w:rsidRPr="00000000">
              <w:rPr>
                <w:rFonts w:ascii="Times New Roman" w:cs="Times New Roman" w:eastAsia="Times New Roman" w:hAnsi="Times New Roman"/>
                <w:rtl w:val="0"/>
              </w:rPr>
              <w:t xml:space="preserve">Đảm bảo dòng tiền cho công ty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1">
            <w:pPr>
              <w:spacing w:before="120" w:line="240" w:lineRule="auto"/>
              <w:jc w:val="center"/>
              <w:rPr>
                <w:rFonts w:ascii="Times New Roman" w:cs="Times New Roman" w:eastAsia="Times New Roman" w:hAnsi="Times New Roman"/>
              </w:rPr>
            </w:pPr>
            <w:commentRangeEnd w:id="98"/>
            <w:r w:rsidDel="00000000" w:rsidR="00000000" w:rsidRPr="00000000">
              <w:commentReference w:id="98"/>
            </w:r>
            <w:sdt>
              <w:sdtPr>
                <w:id w:val="-234457491"/>
                <w:tag w:val="goog_rdk_553"/>
              </w:sdtPr>
              <w:sdtContent>
                <w:commentRangeStart w:id="99"/>
              </w:sdtContent>
            </w:sdt>
            <w:r w:rsidDel="00000000" w:rsidR="00000000" w:rsidRPr="00000000">
              <w:rPr>
                <w:rFonts w:ascii="Times New Roman" w:cs="Times New Roman" w:eastAsia="Times New Roman" w:hAnsi="Times New Roman"/>
                <w:rtl w:val="0"/>
              </w:rPr>
              <w:t xml:space="preserve">Nhắc </w:t>
            </w:r>
            <w:commentRangeEnd w:id="99"/>
            <w:r w:rsidDel="00000000" w:rsidR="00000000" w:rsidRPr="00000000">
              <w:commentReference w:id="99"/>
            </w:r>
            <w:r w:rsidDel="00000000" w:rsidR="00000000" w:rsidRPr="00000000">
              <w:rPr>
                <w:rFonts w:ascii="Times New Roman" w:cs="Times New Roman" w:eastAsia="Times New Roman" w:hAnsi="Times New Roman"/>
                <w:rtl w:val="0"/>
              </w:rPr>
              <w:t xml:space="preserve">thanh toán tự động theo mốc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Post-mortem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chỉ làm hình thức, ít được dùng để cải tiến thực sự</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Gắn post-mortem với hành động cải tiến cụ thể, có theo dõi</w:t>
            </w:r>
          </w:p>
        </w:tc>
      </w:tr>
    </w:tbl>
    <w:sdt>
      <w:sdtPr>
        <w:id w:val="1634818459"/>
        <w:tag w:val="goog_rdk_556"/>
      </w:sdtPr>
      <w:sdtContent>
        <w:p w:rsidR="00000000" w:rsidDel="00000000" w:rsidP="00000000" w:rsidRDefault="00000000" w:rsidRPr="00000000" w14:paraId="000005F6">
          <w:pPr>
            <w:rPr>
              <w:ins w:author="Văn Trung" w:id="165" w:date="2026-07-12T14:52:00Z"/>
            </w:rPr>
          </w:pPr>
          <w:sdt>
            <w:sdtPr>
              <w:id w:val="-1794227530"/>
              <w:tag w:val="goog_rdk_555"/>
            </w:sdtPr>
            <w:sdtContent>
              <w:ins w:author="Văn Trung" w:id="165" w:date="2026-07-12T14:52:00Z">
                <w:r w:rsidDel="00000000" w:rsidR="00000000" w:rsidRPr="00000000">
                  <w:rPr>
                    <w:rtl w:val="0"/>
                  </w:rPr>
                </w:r>
              </w:ins>
            </w:sdtContent>
          </w:sdt>
        </w:p>
      </w:sdtContent>
    </w:sdt>
    <w:p w:rsidR="00000000" w:rsidDel="00000000" w:rsidP="00000000" w:rsidRDefault="00000000" w:rsidRPr="00000000" w14:paraId="000005F7">
      <w:pPr>
        <w:pStyle w:val="Heading3"/>
        <w:numPr>
          <w:ilvl w:val="2"/>
          <w:numId w:val="1"/>
        </w:numPr>
        <w:ind w:left="1080" w:hanging="360"/>
        <w:rPr/>
      </w:pPr>
      <w:bookmarkStart w:colFirst="0" w:colLast="0" w:name="_heading=h.ozl3mcp0xkj" w:id="201"/>
      <w:bookmarkEnd w:id="201"/>
      <w:r w:rsidDel="00000000" w:rsidR="00000000" w:rsidRPr="00000000">
        <w:rPr>
          <w:rtl w:val="0"/>
        </w:rPr>
        <w:t xml:space="preserve">Phân tích sự lãng phí</w:t>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Bảng 4.9: Phân tích sự lãng phí: Quy trình quản lý bán hàng</w:t>
      </w:r>
    </w:p>
    <w:tbl>
      <w:tblPr>
        <w:tblStyle w:val="Table46"/>
        <w:tblW w:w="8947.0" w:type="dxa"/>
        <w:jc w:val="left"/>
        <w:tblInd w:w="-80.0" w:type="dxa"/>
        <w:tblLayout w:type="fixed"/>
        <w:tblLook w:val="0400"/>
      </w:tblPr>
      <w:tblGrid>
        <w:gridCol w:w="940"/>
        <w:gridCol w:w="4775"/>
        <w:gridCol w:w="3232"/>
        <w:tblGridChange w:id="0">
          <w:tblGrid>
            <w:gridCol w:w="940"/>
            <w:gridCol w:w="4775"/>
            <w:gridCol w:w="323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F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Liệt kê</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F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F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Khắc phục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Proposal/Quotation được chuyển qua lại nhiều vòng giữa Sales – Tech – Legal – Client để chỉnh sửa.</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tài liệu sống (living document) chia sẻ, giảm số vòng chuyển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5F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bị chậm vì phải chờ estimate từ Tech team đang bận dự án khác.</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Presale chuyên trách hoặc SLA estimate rõ ràng (VD: 2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lại quotation nhiều phiên bản do thông tin thu thập ban đầu chưa đầy đủ.</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brief chuẩn hóa tại Client Meeting để giảm số lần chỉnh sửa.</w:t>
            </w:r>
          </w:p>
        </w:tc>
      </w:tr>
    </w:tbl>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3"/>
        <w:numPr>
          <w:ilvl w:val="2"/>
          <w:numId w:val="1"/>
        </w:numPr>
        <w:ind w:left="1080" w:hanging="360"/>
        <w:rPr/>
      </w:pPr>
      <w:bookmarkStart w:colFirst="0" w:colLast="0" w:name="_heading=h.7smwn2lv4jaz" w:id="202"/>
      <w:bookmarkEnd w:id="202"/>
      <w:r w:rsidDel="00000000" w:rsidR="00000000" w:rsidRPr="00000000">
        <w:rPr>
          <w:rtl w:val="0"/>
        </w:rPr>
        <w:t xml:space="preserve">Phân tích các bên liên quan</w:t>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Bảng 4.10: Phân tích các bên liên quan: Quy trình quản lý bán hàng</w:t>
      </w:r>
    </w:p>
    <w:tbl>
      <w:tblPr>
        <w:tblStyle w:val="Table47"/>
        <w:tblW w:w="8947.0" w:type="dxa"/>
        <w:jc w:val="left"/>
        <w:tblInd w:w="-80.0" w:type="dxa"/>
        <w:tblLayout w:type="fixed"/>
        <w:tblLook w:val="0400"/>
      </w:tblPr>
      <w:tblGrid>
        <w:gridCol w:w="2254"/>
        <w:gridCol w:w="3253"/>
        <w:gridCol w:w="3440"/>
        <w:tblGridChange w:id="0">
          <w:tblGrid>
            <w:gridCol w:w="2254"/>
            <w:gridCol w:w="3253"/>
            <w:gridCol w:w="34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0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Bên liên quan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0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Mối quan tâm chính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0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Rủi ro tiềm ẩn nếu quy trình không hiệu quả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 đúng nhu cầu, giá hợp lý, giao đúng hạn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niềm tin nếu proposal chậm hoặc thiếu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0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Chốt deal nhanh, đạt chỉ tiêu doanh số</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deal vào tay đối thủ nếu phản hồi chậm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 chính xác, không bị dồn việc presale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 vội vàng dẫn đến sai lệch chi phí dự 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Consultant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đồng chặt chẽ, giảm rủi ro pháp lý</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áp lực rút ngắn thời gian rà soát gây sót điều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Finance/Accountant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tiền đúng hạn theo hợp đồng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1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Nợ khó đòi nếu điều khoản thanh toán không chặt</w:t>
            </w:r>
          </w:p>
        </w:tc>
      </w:tr>
    </w:tbl>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pStyle w:val="Heading4"/>
        <w:numPr>
          <w:ilvl w:val="3"/>
          <w:numId w:val="1"/>
        </w:numPr>
        <w:ind w:left="1440" w:hanging="360"/>
        <w:rPr/>
      </w:pPr>
      <w:bookmarkStart w:colFirst="0" w:colLast="0" w:name="_heading=h.py1zwc9p8722" w:id="203"/>
      <w:bookmarkEnd w:id="203"/>
      <w:r w:rsidDel="00000000" w:rsidR="00000000" w:rsidRPr="00000000">
        <w:rPr>
          <w:rtl w:val="0"/>
        </w:rPr>
        <w:t xml:space="preserve">Pareto Chart</w:t>
      </w:r>
    </w:p>
    <w:p w:rsidR="00000000" w:rsidDel="00000000" w:rsidP="00000000" w:rsidRDefault="00000000" w:rsidRPr="00000000" w14:paraId="0000061C">
      <w:pPr>
        <w:rPr/>
      </w:pPr>
      <w:r w:rsidDel="00000000" w:rsidR="00000000" w:rsidRPr="00000000">
        <w:rPr>
          <w:color w:val="000000"/>
        </w:rPr>
        <w:drawing>
          <wp:inline distB="0" distT="0" distL="0" distR="0">
            <wp:extent cx="4946015" cy="2903220"/>
            <wp:effectExtent b="0" l="0" r="0" t="0"/>
            <wp:docPr id="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946015"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Hình 4.2: Biểu đồ Pareto: Nguyên nhân Deal chậm/mất</w:t>
      </w:r>
    </w:p>
    <w:p w:rsidR="00000000" w:rsidDel="00000000" w:rsidP="00000000" w:rsidRDefault="00000000" w:rsidRPr="00000000" w14:paraId="0000061E">
      <w:pPr>
        <w:pStyle w:val="Heading4"/>
        <w:numPr>
          <w:ilvl w:val="3"/>
          <w:numId w:val="1"/>
        </w:numPr>
        <w:ind w:left="1440" w:hanging="360"/>
        <w:rPr/>
      </w:pPr>
      <w:bookmarkStart w:colFirst="0" w:colLast="0" w:name="_heading=h.hekh7m570lyp" w:id="204"/>
      <w:bookmarkEnd w:id="204"/>
      <w:r w:rsidDel="00000000" w:rsidR="00000000" w:rsidRPr="00000000">
        <w:rPr>
          <w:rtl w:val="0"/>
        </w:rPr>
        <w:t xml:space="preserve">Bảng đăng ký phát hành vấn đề</w:t>
      </w:r>
    </w:p>
    <w:p w:rsidR="00000000" w:rsidDel="00000000" w:rsidP="00000000" w:rsidRDefault="00000000" w:rsidRPr="00000000" w14:paraId="0000061F">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Bảng 4.11: Đăng ký phát hành vấn đề: Quy trình quản lý bán hàng</w:t>
      </w:r>
    </w:p>
    <w:tbl>
      <w:tblPr>
        <w:tblStyle w:val="Table48"/>
        <w:tblW w:w="8947.0" w:type="dxa"/>
        <w:jc w:val="left"/>
        <w:tblInd w:w="-80.0" w:type="dxa"/>
        <w:tblLayout w:type="fixed"/>
        <w:tblLook w:val="0400"/>
      </w:tblPr>
      <w:tblGrid>
        <w:gridCol w:w="1419"/>
        <w:gridCol w:w="2208"/>
        <w:gridCol w:w="1752"/>
        <w:gridCol w:w="1913"/>
        <w:gridCol w:w="1655"/>
        <w:tblGridChange w:id="0">
          <w:tblGrid>
            <w:gridCol w:w="1419"/>
            <w:gridCol w:w="2208"/>
            <w:gridCol w:w="1752"/>
            <w:gridCol w:w="1913"/>
            <w:gridCol w:w="16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2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vấn đề</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2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 định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2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động định tính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2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động định lượng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2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Cải tiến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chậm do chờ estimate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 team ưu tiên dự án đang chạy hơn presale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chờ lâu, có thể chuyển sang đối thủ</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chờ estimate trung bình 3–4 ngày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sự presale chuyên trách hoặc SLA estimate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soát pháp lý hợp đồng lâu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Consultant kiêm nhiệm nhiều việc, chưa có thư viện điều khoản mẫu</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Kéo dài thời gian ký hợp đồng, khách hàng sốt ruột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3–5 ngày rà soát, có thể lên 7 ngày với hợp đồng phức tạp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viện điều khoản mẫu cho các loại hợp đồng phổ biến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2F">
            <w:pPr>
              <w:spacing w:before="120" w:line="240" w:lineRule="auto"/>
              <w:jc w:val="center"/>
              <w:rPr>
                <w:rFonts w:ascii="Times New Roman" w:cs="Times New Roman" w:eastAsia="Times New Roman" w:hAnsi="Times New Roman"/>
              </w:rPr>
            </w:pPr>
            <w:sdt>
              <w:sdtPr>
                <w:id w:val="-1603195260"/>
                <w:tag w:val="goog_rdk_557"/>
              </w:sdtPr>
              <w:sdtContent>
                <w:commentRangeStart w:id="100"/>
              </w:sdtContent>
            </w:sdt>
            <w:r w:rsidDel="00000000" w:rsidR="00000000" w:rsidRPr="00000000">
              <w:rPr>
                <w:rFonts w:ascii="Times New Roman" w:cs="Times New Roman" w:eastAsia="Times New Roman" w:hAnsi="Times New Roman"/>
                <w:rtl w:val="0"/>
              </w:rPr>
              <w:t xml:space="preserve">Sai lệch estimate vs quotation</w:t>
            </w:r>
            <w:commentRangeEnd w:id="100"/>
            <w:r w:rsidDel="00000000" w:rsidR="00000000" w:rsidRPr="00000000">
              <w:commentReference w:id="10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yêu cầu ban đầu không đầy đủ</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điều chỉnh giá/phạm vi giữa chừng, ảnh hưởng uy tín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15–20% deal cần điều chỉnh quotation sau khi gửi</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brief chuẩn hóa thu thập yêu cầu đầy đủ từ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lead thủ công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 theo dõi lead qua email/Excel cá nhân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bỏ sót lead tiềm năng, thiếu nhất quán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lead bị 'nguội' do thiếu follow-up khoảng 10–15%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CRM để theo dõi </w:t>
            </w:r>
            <w:sdt>
              <w:sdtPr>
                <w:id w:val="597588785"/>
                <w:tag w:val="goog_rdk_558"/>
              </w:sdtPr>
              <w:sdtContent>
                <w:commentRangeStart w:id="101"/>
              </w:sdtContent>
            </w:sdt>
            <w:r w:rsidDel="00000000" w:rsidR="00000000" w:rsidRPr="00000000">
              <w:rPr>
                <w:rFonts w:ascii="Times New Roman" w:cs="Times New Roman" w:eastAsia="Times New Roman" w:hAnsi="Times New Roman"/>
                <w:rtl w:val="0"/>
              </w:rPr>
              <w:t xml:space="preserve">&amp; </w:t>
            </w:r>
            <w:commentRangeEnd w:id="101"/>
            <w:r w:rsidDel="00000000" w:rsidR="00000000" w:rsidRPr="00000000">
              <w:commentReference w:id="101"/>
            </w:r>
            <w:r w:rsidDel="00000000" w:rsidR="00000000" w:rsidRPr="00000000">
              <w:rPr>
                <w:rFonts w:ascii="Times New Roman" w:cs="Times New Roman" w:eastAsia="Times New Roman" w:hAnsi="Times New Roman"/>
                <w:rtl w:val="0"/>
              </w:rPr>
              <w:t xml:space="preserve">tự động nhắc follow-up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trễ (late payment)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khoản thanh toán chưa đủ ràng buộc/nhắc nhở</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dòng tiền công ty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thanh toán trễ 8–12%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3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thanh toán tự động + điều khoản phạt trễ rõ ràng</w:t>
            </w:r>
          </w:p>
        </w:tc>
      </w:tr>
    </w:tbl>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4"/>
        <w:numPr>
          <w:ilvl w:val="3"/>
          <w:numId w:val="1"/>
        </w:numPr>
        <w:ind w:left="1440" w:hanging="360"/>
        <w:rPr/>
      </w:pPr>
      <w:bookmarkStart w:colFirst="0" w:colLast="0" w:name="_heading=h.5xm2ddjufqzt" w:id="205"/>
      <w:bookmarkEnd w:id="205"/>
      <w:r w:rsidDel="00000000" w:rsidR="00000000" w:rsidRPr="00000000">
        <w:rPr>
          <w:rtl w:val="0"/>
        </w:rPr>
        <w:t xml:space="preserve">Phân tích nguyên nhân gốc rẽ (Root-Cause / Why-Why)</w:t>
      </w:r>
    </w:p>
    <w:p w:rsidR="00000000" w:rsidDel="00000000" w:rsidP="00000000" w:rsidRDefault="00000000" w:rsidRPr="00000000" w14:paraId="00000640">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Proposal chậm do chờ estimate</w:t>
      </w:r>
      <w:r w:rsidDel="00000000" w:rsidR="00000000" w:rsidRPr="00000000">
        <w:rPr>
          <w:rtl w:val="0"/>
        </w:rPr>
      </w:r>
    </w:p>
    <w:p w:rsidR="00000000" w:rsidDel="00000000" w:rsidP="00000000" w:rsidRDefault="00000000" w:rsidRPr="00000000" w14:paraId="00000641">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Tech team phải ưu tiên công việc dự án đang chạy trước.</w:t>
      </w:r>
      <w:r w:rsidDel="00000000" w:rsidR="00000000" w:rsidRPr="00000000">
        <w:rPr>
          <w:rtl w:val="0"/>
        </w:rPr>
      </w:r>
    </w:p>
    <w:p w:rsidR="00000000" w:rsidDel="00000000" w:rsidP="00000000" w:rsidRDefault="00000000" w:rsidRPr="00000000" w14:paraId="00000642">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Thiếu nhân sự presale chuyên trách làm estimate.</w:t>
      </w:r>
      <w:r w:rsidDel="00000000" w:rsidR="00000000" w:rsidRPr="00000000">
        <w:rPr>
          <w:rtl w:val="0"/>
        </w:rPr>
      </w:r>
    </w:p>
    <w:p w:rsidR="00000000" w:rsidDel="00000000" w:rsidP="00000000" w:rsidRDefault="00000000" w:rsidRPr="00000000" w14:paraId="00000643">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có quy trình ưu tiên hóa yêu cầu estimate khẩn cấp.</w:t>
      </w:r>
      <w:r w:rsidDel="00000000" w:rsidR="00000000" w:rsidRPr="00000000">
        <w:rPr>
          <w:rtl w:val="0"/>
        </w:rPr>
      </w:r>
    </w:p>
    <w:p w:rsidR="00000000" w:rsidDel="00000000" w:rsidP="00000000" w:rsidRDefault="00000000" w:rsidRPr="00000000" w14:paraId="00000644">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Thông tin yêu cầu khách hàng chưa đầy đủ khi chuyển cho Tech.</w:t>
      </w:r>
      <w:r w:rsidDel="00000000" w:rsidR="00000000" w:rsidRPr="00000000">
        <w:rPr>
          <w:rtl w:val="0"/>
        </w:rPr>
      </w:r>
    </w:p>
    <w:p w:rsidR="00000000" w:rsidDel="00000000" w:rsidP="00000000" w:rsidRDefault="00000000" w:rsidRPr="00000000" w14:paraId="00000645">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có mẫu brief chuẩn hóa cho Client Meeting.</w:t>
      </w:r>
      <w:r w:rsidDel="00000000" w:rsidR="00000000" w:rsidRPr="00000000">
        <w:rPr>
          <w:rtl w:val="0"/>
        </w:rPr>
      </w:r>
    </w:p>
    <w:p w:rsidR="00000000" w:rsidDel="00000000" w:rsidP="00000000" w:rsidRDefault="00000000" w:rsidRPr="00000000" w14:paraId="00000646">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Sales chưa được </w:t>
      </w:r>
      <w:sdt>
        <w:sdtPr>
          <w:id w:val="608248418"/>
          <w:tag w:val="goog_rdk_559"/>
        </w:sdtPr>
        <w:sdtContent>
          <w:commentRangeStart w:id="102"/>
        </w:sdtContent>
      </w:sdt>
      <w:r w:rsidDel="00000000" w:rsidR="00000000" w:rsidRPr="00000000">
        <w:rPr>
          <w:rFonts w:ascii="Times New Roman" w:cs="Times New Roman" w:eastAsia="Times New Roman" w:hAnsi="Times New Roman"/>
          <w:color w:val="000000"/>
          <w:rtl w:val="0"/>
        </w:rPr>
        <w:t xml:space="preserve">dào tạo </w:t>
      </w:r>
      <w:commentRangeEnd w:id="102"/>
      <w:r w:rsidDel="00000000" w:rsidR="00000000" w:rsidRPr="00000000">
        <w:commentReference w:id="102"/>
      </w:r>
      <w:r w:rsidDel="00000000" w:rsidR="00000000" w:rsidRPr="00000000">
        <w:rPr>
          <w:rFonts w:ascii="Times New Roman" w:cs="Times New Roman" w:eastAsia="Times New Roman" w:hAnsi="Times New Roman"/>
          <w:color w:val="000000"/>
          <w:rtl w:val="0"/>
        </w:rPr>
        <w:t xml:space="preserve">kỹ thuật cơ bản để hỏi đúng trọng tâm.</w:t>
      </w:r>
      <w:r w:rsidDel="00000000" w:rsidR="00000000" w:rsidRPr="00000000">
        <w:rPr>
          <w:rtl w:val="0"/>
        </w:rPr>
      </w:r>
    </w:p>
    <w:p w:rsidR="00000000" w:rsidDel="00000000" w:rsidP="00000000" w:rsidRDefault="00000000" w:rsidRPr="00000000" w14:paraId="00000647">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Rà soát pháp lý hợp đồng lâu</w:t>
      </w:r>
      <w:r w:rsidDel="00000000" w:rsidR="00000000" w:rsidRPr="00000000">
        <w:rPr>
          <w:rtl w:val="0"/>
        </w:rPr>
      </w:r>
    </w:p>
    <w:p w:rsidR="00000000" w:rsidDel="00000000" w:rsidP="00000000" w:rsidRDefault="00000000" w:rsidRPr="00000000" w14:paraId="00000648">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Chưa có </w:t>
      </w:r>
      <w:sdt>
        <w:sdtPr>
          <w:id w:val="-1865966216"/>
          <w:tag w:val="goog_rdk_560"/>
        </w:sdtPr>
        <w:sdtContent>
          <w:commentRangeStart w:id="103"/>
        </w:sdtContent>
      </w:sdt>
      <w:r w:rsidDel="00000000" w:rsidR="00000000" w:rsidRPr="00000000">
        <w:rPr>
          <w:rFonts w:ascii="Times New Roman" w:cs="Times New Roman" w:eastAsia="Times New Roman" w:hAnsi="Times New Roman"/>
          <w:color w:val="000000"/>
          <w:rtl w:val="0"/>
        </w:rPr>
        <w:t xml:space="preserve">thư viên</w:t>
      </w:r>
      <w:commentRangeEnd w:id="103"/>
      <w:r w:rsidDel="00000000" w:rsidR="00000000" w:rsidRPr="00000000">
        <w:commentReference w:id="103"/>
      </w:r>
      <w:r w:rsidDel="00000000" w:rsidR="00000000" w:rsidRPr="00000000">
        <w:rPr>
          <w:rFonts w:ascii="Times New Roman" w:cs="Times New Roman" w:eastAsia="Times New Roman" w:hAnsi="Times New Roman"/>
          <w:color w:val="000000"/>
          <w:rtl w:val="0"/>
        </w:rPr>
        <w:t xml:space="preserve"> điều khoản mẫu.</w:t>
      </w:r>
      <w:r w:rsidDel="00000000" w:rsidR="00000000" w:rsidRPr="00000000">
        <w:rPr>
          <w:rtl w:val="0"/>
        </w:rPr>
      </w:r>
    </w:p>
    <w:p w:rsidR="00000000" w:rsidDel="00000000" w:rsidP="00000000" w:rsidRDefault="00000000" w:rsidRPr="00000000" w14:paraId="00000649">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Mỗi hợp đồng được soạn/rà soát từ đầu.</w:t>
      </w:r>
      <w:r w:rsidDel="00000000" w:rsidR="00000000" w:rsidRPr="00000000">
        <w:rPr>
          <w:rtl w:val="0"/>
        </w:rPr>
      </w:r>
    </w:p>
    <w:p w:rsidR="00000000" w:rsidDel="00000000" w:rsidP="00000000" w:rsidRDefault="00000000" w:rsidRPr="00000000" w14:paraId="0000064A">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Legal Consultant kiêm nhiệm nhiều công việc cùng lúc.</w:t>
      </w:r>
      <w:r w:rsidDel="00000000" w:rsidR="00000000" w:rsidRPr="00000000">
        <w:rPr>
          <w:rtl w:val="0"/>
        </w:rPr>
      </w:r>
    </w:p>
    <w:p w:rsidR="00000000" w:rsidDel="00000000" w:rsidP="00000000" w:rsidRDefault="00000000" w:rsidRPr="00000000" w14:paraId="0000064B">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có nhân sự pháp lý chuyên trách cho mảng outsourcing.</w:t>
      </w:r>
      <w:r w:rsidDel="00000000" w:rsidR="00000000" w:rsidRPr="00000000">
        <w:rPr>
          <w:rtl w:val="0"/>
        </w:rPr>
      </w:r>
    </w:p>
    <w:p w:rsidR="00000000" w:rsidDel="00000000" w:rsidP="00000000" w:rsidRDefault="00000000" w:rsidRPr="00000000" w14:paraId="0000064C">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Sai lệch </w:t>
      </w:r>
      <w:sdt>
        <w:sdtPr>
          <w:id w:val="1704359632"/>
          <w:tag w:val="goog_rdk_561"/>
        </w:sdtPr>
        <w:sdtContent>
          <w:commentRangeStart w:id="104"/>
        </w:sdtContent>
      </w:sdt>
      <w:r w:rsidDel="00000000" w:rsidR="00000000" w:rsidRPr="00000000">
        <w:rPr>
          <w:rFonts w:ascii="Times New Roman" w:cs="Times New Roman" w:eastAsia="Times New Roman" w:hAnsi="Times New Roman"/>
          <w:color w:val="000000"/>
          <w:rtl w:val="0"/>
        </w:rPr>
        <w:t xml:space="preserve">estimate vs quotation</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64D">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Thông tin yêu cầu ban đầu thu nhập chưa đầy đủ.</w:t>
      </w:r>
      <w:r w:rsidDel="00000000" w:rsidR="00000000" w:rsidRPr="00000000">
        <w:rPr>
          <w:rtl w:val="0"/>
        </w:rPr>
      </w:r>
    </w:p>
    <w:p w:rsidR="00000000" w:rsidDel="00000000" w:rsidP="00000000" w:rsidRDefault="00000000" w:rsidRPr="00000000" w14:paraId="0000064E">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có mẫu brief chuẩn hóa tại Client </w:t>
      </w:r>
      <w:sdt>
        <w:sdtPr>
          <w:id w:val="-1257706163"/>
          <w:tag w:val="goog_rdk_562"/>
        </w:sdtPr>
        <w:sdtContent>
          <w:commentRangeStart w:id="105"/>
        </w:sdtContent>
      </w:sdt>
      <w:r w:rsidDel="00000000" w:rsidR="00000000" w:rsidRPr="00000000">
        <w:rPr>
          <w:rFonts w:ascii="Times New Roman" w:cs="Times New Roman" w:eastAsia="Times New Roman" w:hAnsi="Times New Roman"/>
          <w:color w:val="000000"/>
          <w:rtl w:val="0"/>
        </w:rPr>
        <w:t xml:space="preserve">Meetiing</w:t>
      </w:r>
      <w:commentRangeEnd w:id="105"/>
      <w:r w:rsidDel="00000000" w:rsidR="00000000" w:rsidRPr="00000000">
        <w:commentReference w:id="105"/>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64F">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Tech team estimate dựa trên giả định khi thiếu thông tin.</w:t>
      </w:r>
      <w:r w:rsidDel="00000000" w:rsidR="00000000" w:rsidRPr="00000000">
        <w:rPr>
          <w:rtl w:val="0"/>
        </w:rPr>
      </w:r>
    </w:p>
    <w:p w:rsidR="00000000" w:rsidDel="00000000" w:rsidP="00000000" w:rsidRDefault="00000000" w:rsidRPr="00000000" w14:paraId="00000650">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Áp lực thời gian khiến Tech bỏ qua các </w:t>
      </w:r>
      <w:sdt>
        <w:sdtPr>
          <w:id w:val="-219481303"/>
          <w:tag w:val="goog_rdk_563"/>
        </w:sdtPr>
        <w:sdtContent>
          <w:commentRangeStart w:id="106"/>
        </w:sdtContent>
      </w:sdt>
      <w:r w:rsidDel="00000000" w:rsidR="00000000" w:rsidRPr="00000000">
        <w:rPr>
          <w:rFonts w:ascii="Times New Roman" w:cs="Times New Roman" w:eastAsia="Times New Roman" w:hAnsi="Times New Roman"/>
          <w:color w:val="000000"/>
          <w:rtl w:val="0"/>
        </w:rPr>
        <w:t xml:space="preserve">bươc </w:t>
      </w:r>
      <w:commentRangeEnd w:id="106"/>
      <w:r w:rsidDel="00000000" w:rsidR="00000000" w:rsidRPr="00000000">
        <w:commentReference w:id="106"/>
      </w:r>
      <w:r w:rsidDel="00000000" w:rsidR="00000000" w:rsidRPr="00000000">
        <w:rPr>
          <w:rFonts w:ascii="Times New Roman" w:cs="Times New Roman" w:eastAsia="Times New Roman" w:hAnsi="Times New Roman"/>
          <w:color w:val="000000"/>
          <w:rtl w:val="0"/>
        </w:rPr>
        <w:t xml:space="preserve">làm rõ yêu cầu.</w:t>
      </w:r>
      <w:r w:rsidDel="00000000" w:rsidR="00000000" w:rsidRPr="00000000">
        <w:rPr>
          <w:rtl w:val="0"/>
        </w:rPr>
      </w:r>
    </w:p>
    <w:p w:rsidR="00000000" w:rsidDel="00000000" w:rsidP="00000000" w:rsidRDefault="00000000" w:rsidRPr="00000000" w14:paraId="00000651">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Follow-up lead thủ công</w:t>
      </w:r>
      <w:r w:rsidDel="00000000" w:rsidR="00000000" w:rsidRPr="00000000">
        <w:rPr>
          <w:rtl w:val="0"/>
        </w:rPr>
      </w:r>
    </w:p>
    <w:p w:rsidR="00000000" w:rsidDel="00000000" w:rsidP="00000000" w:rsidRDefault="00000000" w:rsidRPr="00000000" w14:paraId="00000652">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Chưa áp dụng công cụ CRM chuyên dụng.</w:t>
      </w:r>
      <w:r w:rsidDel="00000000" w:rsidR="00000000" w:rsidRPr="00000000">
        <w:rPr>
          <w:rtl w:val="0"/>
        </w:rPr>
      </w:r>
    </w:p>
    <w:p w:rsidR="00000000" w:rsidDel="00000000" w:rsidP="00000000" w:rsidRDefault="00000000" w:rsidRPr="00000000" w14:paraId="00000653">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Sales Rep quen dùng Excel/email cá nhân.</w:t>
      </w:r>
      <w:r w:rsidDel="00000000" w:rsidR="00000000" w:rsidRPr="00000000">
        <w:rPr>
          <w:rtl w:val="0"/>
        </w:rPr>
      </w:r>
    </w:p>
    <w:p w:rsidR="00000000" w:rsidDel="00000000" w:rsidP="00000000" w:rsidRDefault="00000000" w:rsidRPr="00000000" w14:paraId="00000654">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Khối lượng lead lớn trong khi nhân sự Sales hạn chế.</w:t>
      </w:r>
      <w:r w:rsidDel="00000000" w:rsidR="00000000" w:rsidRPr="00000000">
        <w:rPr>
          <w:rtl w:val="0"/>
        </w:rPr>
      </w:r>
    </w:p>
    <w:p w:rsidR="00000000" w:rsidDel="00000000" w:rsidP="00000000" w:rsidRDefault="00000000" w:rsidRPr="00000000" w14:paraId="00000655">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Chưa phân loại ưu tiên hóa lead tiềm năng.</w:t>
      </w:r>
      <w:r w:rsidDel="00000000" w:rsidR="00000000" w:rsidRPr="00000000">
        <w:rPr>
          <w:rtl w:val="0"/>
        </w:rPr>
      </w:r>
    </w:p>
    <w:p w:rsidR="00000000" w:rsidDel="00000000" w:rsidP="00000000" w:rsidRDefault="00000000" w:rsidRPr="00000000" w14:paraId="00000656">
      <w:pPr>
        <w:numPr>
          <w:ilvl w:val="6"/>
          <w:numId w:val="1"/>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Thanh toán trễ (late payment)</w:t>
      </w:r>
      <w:r w:rsidDel="00000000" w:rsidR="00000000" w:rsidRPr="00000000">
        <w:rPr>
          <w:rtl w:val="0"/>
        </w:rPr>
      </w:r>
    </w:p>
    <w:p w:rsidR="00000000" w:rsidDel="00000000" w:rsidP="00000000" w:rsidRDefault="00000000" w:rsidRPr="00000000" w14:paraId="00000657">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Điều khoản thanh toán chưa đủ ràng buộc.</w:t>
      </w:r>
      <w:r w:rsidDel="00000000" w:rsidR="00000000" w:rsidRPr="00000000">
        <w:rPr>
          <w:rtl w:val="0"/>
        </w:rPr>
      </w:r>
    </w:p>
    <w:p w:rsidR="00000000" w:rsidDel="00000000" w:rsidP="00000000" w:rsidRDefault="00000000" w:rsidRPr="00000000" w14:paraId="00000658">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Ưu tiên chốt deal hơn đàm phán điều khoản chặt chẽ.</w:t>
      </w:r>
      <w:r w:rsidDel="00000000" w:rsidR="00000000" w:rsidRPr="00000000">
        <w:rPr>
          <w:rtl w:val="0"/>
        </w:rPr>
      </w:r>
    </w:p>
    <w:p w:rsidR="00000000" w:rsidDel="00000000" w:rsidP="00000000" w:rsidRDefault="00000000" w:rsidRPr="00000000" w14:paraId="00000659">
      <w:pPr>
        <w:numPr>
          <w:ilvl w:val="0"/>
          <w:numId w:val="3"/>
        </w:numPr>
        <w:pBdr>
          <w:top w:space="0" w:sz="0" w:val="nil"/>
          <w:left w:space="0" w:sz="0" w:val="nil"/>
          <w:bottom w:space="0" w:sz="0" w:val="nil"/>
          <w:right w:space="0" w:sz="0" w:val="nil"/>
          <w:between w:space="0" w:sz="0" w:val="nil"/>
        </w:pBdr>
        <w:spacing w:after="0" w:lineRule="auto"/>
        <w:ind w:left="990" w:hanging="360"/>
        <w:rPr/>
      </w:pPr>
      <w:r w:rsidDel="00000000" w:rsidR="00000000" w:rsidRPr="00000000">
        <w:rPr>
          <w:rFonts w:ascii="Times New Roman" w:cs="Times New Roman" w:eastAsia="Times New Roman" w:hAnsi="Times New Roman"/>
          <w:color w:val="000000"/>
          <w:rtl w:val="0"/>
        </w:rPr>
        <w:t xml:space="preserve">Vì: Thiếu cơ chế nhắc thanh toán tự động.</w:t>
      </w:r>
      <w:r w:rsidDel="00000000" w:rsidR="00000000" w:rsidRPr="00000000">
        <w:rPr>
          <w:rtl w:val="0"/>
        </w:rPr>
      </w:r>
    </w:p>
    <w:p w:rsidR="00000000" w:rsidDel="00000000" w:rsidP="00000000" w:rsidRDefault="00000000" w:rsidRPr="00000000" w14:paraId="0000065A">
      <w:pPr>
        <w:numPr>
          <w:ilvl w:val="1"/>
          <w:numId w:val="3"/>
        </w:numPr>
        <w:pBdr>
          <w:top w:space="0" w:sz="0" w:val="nil"/>
          <w:left w:space="0" w:sz="0" w:val="nil"/>
          <w:bottom w:space="0" w:sz="0" w:val="nil"/>
          <w:right w:space="0" w:sz="0" w:val="nil"/>
          <w:between w:space="0" w:sz="0" w:val="nil"/>
        </w:pBdr>
        <w:spacing w:after="0" w:lineRule="auto"/>
        <w:ind w:left="1710" w:hanging="360"/>
        <w:rPr/>
      </w:pPr>
      <w:r w:rsidDel="00000000" w:rsidR="00000000" w:rsidRPr="00000000">
        <w:rPr>
          <w:rFonts w:ascii="Times New Roman" w:cs="Times New Roman" w:eastAsia="Times New Roman" w:hAnsi="Times New Roman"/>
          <w:color w:val="000000"/>
          <w:rtl w:val="0"/>
        </w:rPr>
        <w:t xml:space="preserve">Vì: Finance theo dõi thủ công qua Excel, dễ bỏ sót. </w:t>
      </w:r>
      <w:r w:rsidDel="00000000" w:rsidR="00000000" w:rsidRPr="00000000">
        <w:rPr>
          <w:rtl w:val="0"/>
        </w:rPr>
      </w:r>
    </w:p>
    <w:p w:rsidR="00000000" w:rsidDel="00000000" w:rsidP="00000000" w:rsidRDefault="00000000" w:rsidRPr="00000000" w14:paraId="0000065B">
      <w:pPr>
        <w:pStyle w:val="Heading2"/>
        <w:numPr>
          <w:ilvl w:val="1"/>
          <w:numId w:val="1"/>
        </w:numPr>
        <w:ind w:left="720" w:hanging="360"/>
        <w:rPr/>
      </w:pPr>
      <w:bookmarkStart w:colFirst="0" w:colLast="0" w:name="_heading=h.bhkrkotmymbz" w:id="206"/>
      <w:bookmarkEnd w:id="206"/>
      <w:r w:rsidDel="00000000" w:rsidR="00000000" w:rsidRPr="00000000">
        <w:rPr>
          <w:rtl w:val="0"/>
        </w:rPr>
        <w:t xml:space="preserve">PHÂN TÍCH ĐỊNH LƯỢNG QUY TRÌNH QUẢN LÝ BÁN HÀNG</w:t>
      </w:r>
    </w:p>
    <w:p w:rsidR="00000000" w:rsidDel="00000000" w:rsidP="00000000" w:rsidRDefault="00000000" w:rsidRPr="00000000" w14:paraId="0000065C">
      <w:pPr>
        <w:pStyle w:val="Heading3"/>
        <w:numPr>
          <w:ilvl w:val="2"/>
          <w:numId w:val="1"/>
        </w:numPr>
        <w:ind w:left="1080" w:hanging="360"/>
        <w:rPr/>
      </w:pPr>
      <w:bookmarkStart w:colFirst="0" w:colLast="0" w:name="_heading=h.yvdyutpphcsp" w:id="207"/>
      <w:bookmarkEnd w:id="207"/>
      <w:r w:rsidDel="00000000" w:rsidR="00000000" w:rsidRPr="00000000">
        <w:rPr>
          <w:rtl w:val="0"/>
        </w:rPr>
        <w:t xml:space="preserve">Các bước và thời gian xử lý</w:t>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Bảng 4.12: Các bước và thời gian quản lý: Quy trình quản lý bán hàng</w:t>
      </w:r>
    </w:p>
    <w:tbl>
      <w:tblPr>
        <w:tblStyle w:val="Table49"/>
        <w:tblW w:w="8900.0" w:type="dxa"/>
        <w:jc w:val="left"/>
        <w:tblInd w:w="-80.0" w:type="dxa"/>
        <w:tblLayout w:type="fixed"/>
        <w:tblLook w:val="0400"/>
      </w:tblPr>
      <w:tblGrid>
        <w:gridCol w:w="669"/>
        <w:gridCol w:w="4053"/>
        <w:gridCol w:w="4178"/>
        <w:tblGridChange w:id="0">
          <w:tblGrid>
            <w:gridCol w:w="669"/>
            <w:gridCol w:w="4053"/>
            <w:gridCol w:w="4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5E">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5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6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 (giờ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w:t>
            </w:r>
            <w:sdt>
              <w:sdtPr>
                <w:id w:val="-1566128790"/>
                <w:tag w:val="goog_rdk_564"/>
              </w:sdtPr>
              <w:sdtContent>
                <w:commentRangeStart w:id="107"/>
              </w:sdtContent>
            </w:sdt>
            <w:r w:rsidDel="00000000" w:rsidR="00000000" w:rsidRPr="00000000">
              <w:rPr>
                <w:rFonts w:ascii="Times New Roman" w:cs="Times New Roman" w:eastAsia="Times New Roman" w:hAnsi="Times New Roman"/>
                <w:rtl w:val="0"/>
              </w:rPr>
              <w:t xml:space="preserve">&amp;</w:t>
            </w:r>
            <w:commentRangeEnd w:id="107"/>
            <w:r w:rsidDel="00000000" w:rsidR="00000000" w:rsidRPr="00000000">
              <w:commentReference w:id="107"/>
            </w:r>
            <w:r w:rsidDel="00000000" w:rsidR="00000000" w:rsidRPr="00000000">
              <w:rPr>
                <w:rFonts w:ascii="Times New Roman" w:cs="Times New Roman" w:eastAsia="Times New Roman" w:hAnsi="Times New Roman"/>
                <w:rtl w:val="0"/>
              </w:rPr>
              <w:t xml:space="preserve"> follow-up lead pool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meeting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Breakdown </w:t>
            </w:r>
            <w:sdt>
              <w:sdtPr>
                <w:id w:val="-303394716"/>
                <w:tag w:val="goog_rdk_565"/>
              </w:sdtPr>
              <w:sdtContent>
                <w:commentRangeStart w:id="108"/>
              </w:sdtContent>
            </w:sdt>
            <w:r w:rsidDel="00000000" w:rsidR="00000000" w:rsidRPr="00000000">
              <w:rPr>
                <w:rFonts w:ascii="Times New Roman" w:cs="Times New Roman" w:eastAsia="Times New Roman" w:hAnsi="Times New Roman"/>
                <w:rtl w:val="0"/>
              </w:rPr>
              <w:t xml:space="preserve">&amp; estimate </w:t>
            </w:r>
            <w:commentRangeEnd w:id="108"/>
            <w:r w:rsidDel="00000000" w:rsidR="00000000" w:rsidRPr="00000000">
              <w:commentReference w:id="108"/>
            </w:r>
            <w:r w:rsidDel="00000000" w:rsidR="00000000" w:rsidRPr="00000000">
              <w:rPr>
                <w:rFonts w:ascii="Times New Roman" w:cs="Times New Roman" w:eastAsia="Times New Roman" w:hAnsi="Times New Roman"/>
                <w:rtl w:val="0"/>
              </w:rPr>
              <w:t xml:space="preserve">cùng Tech</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Proposal </w:t>
            </w:r>
            <w:sdt>
              <w:sdtPr>
                <w:id w:val="-539710764"/>
                <w:tag w:val="goog_rdk_566"/>
              </w:sdtPr>
              <w:sdtContent>
                <w:commentRangeStart w:id="109"/>
              </w:sdtContent>
            </w:sdt>
            <w:r w:rsidDel="00000000" w:rsidR="00000000" w:rsidRPr="00000000">
              <w:rPr>
                <w:rFonts w:ascii="Times New Roman" w:cs="Times New Roman" w:eastAsia="Times New Roman" w:hAnsi="Times New Roman"/>
                <w:rtl w:val="0"/>
              </w:rPr>
              <w:t xml:space="preserve">&amp;</w:t>
            </w:r>
            <w:commentRangeEnd w:id="109"/>
            <w:r w:rsidDel="00000000" w:rsidR="00000000" w:rsidRPr="00000000">
              <w:commentReference w:id="109"/>
            </w:r>
            <w:r w:rsidDel="00000000" w:rsidR="00000000" w:rsidRPr="00000000">
              <w:rPr>
                <w:rFonts w:ascii="Times New Roman" w:cs="Times New Roman" w:eastAsia="Times New Roman" w:hAnsi="Times New Roman"/>
                <w:rtl w:val="0"/>
              </w:rPr>
              <w:t xml:space="preserve"> Quotation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soát pháp lý hợp đồng</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6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7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7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hợp đồng </w:t>
            </w:r>
            <w:sdt>
              <w:sdtPr>
                <w:id w:val="-1886875702"/>
                <w:tag w:val="goog_rdk_567"/>
              </w:sdtPr>
              <w:sdtContent>
                <w:commentRangeStart w:id="110"/>
              </w:sdtContent>
            </w:sdt>
            <w:r w:rsidDel="00000000" w:rsidR="00000000" w:rsidRPr="00000000">
              <w:rPr>
                <w:rFonts w:ascii="Times New Roman" w:cs="Times New Roman" w:eastAsia="Times New Roman" w:hAnsi="Times New Roman"/>
                <w:rtl w:val="0"/>
              </w:rPr>
              <w:t xml:space="preserve">&amp; </w:t>
            </w:r>
            <w:commentRangeEnd w:id="110"/>
            <w:r w:rsidDel="00000000" w:rsidR="00000000" w:rsidRPr="00000000">
              <w:commentReference w:id="110"/>
            </w:r>
            <w:r w:rsidDel="00000000" w:rsidR="00000000" w:rsidRPr="00000000">
              <w:rPr>
                <w:rFonts w:ascii="Times New Roman" w:cs="Times New Roman" w:eastAsia="Times New Roman" w:hAnsi="Times New Roman"/>
                <w:rtl w:val="0"/>
              </w:rPr>
              <w:t xml:space="preserve">bàn giao Production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7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Tổng thời gian xử lý cơ bản (90% trường hợp) = 4 + 3 + 6 + 5 + 4 + 2 = 24 giờ công.</w:t>
      </w:r>
    </w:p>
    <w:p w:rsidR="00000000" w:rsidDel="00000000" w:rsidP="00000000" w:rsidRDefault="00000000" w:rsidRPr="00000000" w14:paraId="00000675">
      <w:pPr>
        <w:rPr/>
      </w:pPr>
      <w:r w:rsidDel="00000000" w:rsidR="00000000" w:rsidRPr="00000000">
        <w:rPr>
          <w:rtl w:val="0"/>
        </w:rPr>
        <w:t xml:space="preserve">Trường hợp phát sinh (10% trường hợp): thêm Chỉnh sửa proposal (5 giờ) + chỉnh sửa hợp đồng (3 giờ) = 8 giờ công → Tổng thời gian xử lý khi có phát sinh = 32 giờ công.</w:t>
      </w:r>
    </w:p>
    <w:p w:rsidR="00000000" w:rsidDel="00000000" w:rsidP="00000000" w:rsidRDefault="00000000" w:rsidRPr="00000000" w14:paraId="00000676">
      <w:pPr>
        <w:rPr/>
      </w:pPr>
      <w:r w:rsidDel="00000000" w:rsidR="00000000" w:rsidRPr="00000000">
        <w:rPr>
          <w:rtl w:val="0"/>
        </w:rPr>
        <w:t xml:space="preserve">Thời gian xử lý trung bình = (90% × 24) + (10% × 32) = 24.8 giờ công.</w:t>
      </w:r>
    </w:p>
    <w:p w:rsidR="00000000" w:rsidDel="00000000" w:rsidP="00000000" w:rsidRDefault="00000000" w:rsidRPr="00000000" w14:paraId="00000677">
      <w:pPr>
        <w:rPr>
          <w:b w:val="1"/>
          <w:bCs w:val="1"/>
        </w:rPr>
      </w:pPr>
      <w:r w:rsidDel="00000000" w:rsidR="00000000" w:rsidRPr="00000000">
        <w:rPr>
          <w:b w:val="1"/>
          <w:bCs w:val="1"/>
          <w:rtl w:val="0"/>
        </w:rPr>
        <w:t xml:space="preserve">Hiệu suất thời gian của quy trình = (Thời gian kế hoạch / Thời gian thực tế) × 100% = (26 / 24.8) × 100% = 104.8%.</w:t>
      </w:r>
    </w:p>
    <w:p w:rsidR="00000000" w:rsidDel="00000000" w:rsidP="00000000" w:rsidRDefault="00000000" w:rsidRPr="00000000" w14:paraId="00000678">
      <w:pPr>
        <w:pStyle w:val="Heading3"/>
        <w:numPr>
          <w:ilvl w:val="2"/>
          <w:numId w:val="1"/>
        </w:numPr>
        <w:ind w:left="1080" w:hanging="360"/>
        <w:rPr/>
      </w:pPr>
      <w:bookmarkStart w:colFirst="0" w:colLast="0" w:name="_heading=h.kiuapcttpcj" w:id="208"/>
      <w:bookmarkEnd w:id="208"/>
      <w:r w:rsidDel="00000000" w:rsidR="00000000" w:rsidRPr="00000000">
        <w:rPr>
          <w:rtl w:val="0"/>
        </w:rPr>
        <w:t xml:space="preserve">Phân bổ nguồn lực</w:t>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Bảng 4.13: Phân bổ nguồn lực: Quy trình quản lý bán hàng</w:t>
      </w:r>
    </w:p>
    <w:tbl>
      <w:tblPr>
        <w:tblStyle w:val="Table50"/>
        <w:tblW w:w="8947.0" w:type="dxa"/>
        <w:jc w:val="left"/>
        <w:tblInd w:w="-80.0" w:type="dxa"/>
        <w:tblLayout w:type="fixed"/>
        <w:tblLook w:val="0400"/>
      </w:tblPr>
      <w:tblGrid>
        <w:gridCol w:w="2494"/>
        <w:gridCol w:w="2429"/>
        <w:gridCol w:w="4024"/>
        <w:tblGridChange w:id="0">
          <w:tblGrid>
            <w:gridCol w:w="2494"/>
            <w:gridCol w:w="2429"/>
            <w:gridCol w:w="40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7A">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7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Nhân sự tham gia</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7C">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phận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7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w:t>
            </w:r>
            <w:sdt>
              <w:sdtPr>
                <w:id w:val="-1392202696"/>
                <w:tag w:val="goog_rdk_568"/>
              </w:sdtPr>
              <w:sdtContent>
                <w:commentRangeStart w:id="111"/>
              </w:sdtContent>
            </w:sdt>
            <w:r w:rsidDel="00000000" w:rsidR="00000000" w:rsidRPr="00000000">
              <w:rPr>
                <w:rFonts w:ascii="Times New Roman" w:cs="Times New Roman" w:eastAsia="Times New Roman" w:hAnsi="Times New Roman"/>
                <w:rtl w:val="0"/>
              </w:rPr>
              <w:t xml:space="preserve">&amp;</w:t>
            </w:r>
            <w:commentRangeEnd w:id="111"/>
            <w:r w:rsidDel="00000000" w:rsidR="00000000" w:rsidRPr="00000000">
              <w:commentReference w:id="111"/>
            </w:r>
            <w:r w:rsidDel="00000000" w:rsidR="00000000" w:rsidRPr="00000000">
              <w:rPr>
                <w:rFonts w:ascii="Times New Roman" w:cs="Times New Roman" w:eastAsia="Times New Roman" w:hAnsi="Times New Roman"/>
                <w:rtl w:val="0"/>
              </w:rPr>
              <w:t xml:space="preserve"> follow-up lead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7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7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meeting </w:t>
            </w:r>
            <w:sdt>
              <w:sdtPr>
                <w:id w:val="-945294734"/>
                <w:tag w:val="goog_rdk_569"/>
              </w:sdtPr>
              <w:sdtContent>
                <w:commentRangeStart w:id="112"/>
              </w:sdtContent>
            </w:sdt>
            <w:r w:rsidDel="00000000" w:rsidR="00000000" w:rsidRPr="00000000">
              <w:rPr>
                <w:rFonts w:ascii="Times New Roman" w:cs="Times New Roman" w:eastAsia="Times New Roman" w:hAnsi="Times New Roman"/>
                <w:rtl w:val="0"/>
              </w:rPr>
              <w:t xml:space="preserve">&amp; estimate</w:t>
            </w:r>
            <w:commentRangeEnd w:id="112"/>
            <w:r w:rsidDel="00000000" w:rsidR="00000000" w:rsidRPr="00000000">
              <w:commentReference w:id="112"/>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 Tech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Kinh doanh, Phòng Kỹ thuật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w:t>
            </w:r>
            <w:sdt>
              <w:sdtPr>
                <w:id w:val="232762445"/>
                <w:tag w:val="goog_rdk_570"/>
              </w:sdtPr>
              <w:sdtContent>
                <w:commentRangeStart w:id="113"/>
              </w:sdtContent>
            </w:sdt>
            <w:r w:rsidDel="00000000" w:rsidR="00000000" w:rsidRPr="00000000">
              <w:rPr>
                <w:rFonts w:ascii="Times New Roman" w:cs="Times New Roman" w:eastAsia="Times New Roman" w:hAnsi="Times New Roman"/>
                <w:rtl w:val="0"/>
              </w:rPr>
              <w:t xml:space="preserve">&amp;</w:t>
            </w:r>
            <w:commentRangeEnd w:id="113"/>
            <w:r w:rsidDel="00000000" w:rsidR="00000000" w:rsidRPr="00000000">
              <w:commentReference w:id="113"/>
            </w:r>
            <w:r w:rsidDel="00000000" w:rsidR="00000000" w:rsidRPr="00000000">
              <w:rPr>
                <w:rFonts w:ascii="Times New Roman" w:cs="Times New Roman" w:eastAsia="Times New Roman" w:hAnsi="Times New Roman"/>
                <w:rtl w:val="0"/>
              </w:rPr>
              <w:t xml:space="preserve"> Quotation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soát pháp lý</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Consultant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Pháp chế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hợp đồng </w:t>
            </w:r>
            <w:sdt>
              <w:sdtPr>
                <w:id w:val="-981800713"/>
                <w:tag w:val="goog_rdk_571"/>
              </w:sdtPr>
              <w:sdtContent>
                <w:commentRangeStart w:id="114"/>
              </w:sdtContent>
            </w:sdt>
            <w:r w:rsidDel="00000000" w:rsidR="00000000" w:rsidRPr="00000000">
              <w:rPr>
                <w:rFonts w:ascii="Times New Roman" w:cs="Times New Roman" w:eastAsia="Times New Roman" w:hAnsi="Times New Roman"/>
                <w:rtl w:val="0"/>
              </w:rPr>
              <w:t xml:space="preserve">&amp;</w:t>
            </w:r>
            <w:commentRangeEnd w:id="114"/>
            <w:r w:rsidDel="00000000" w:rsidR="00000000" w:rsidRPr="00000000">
              <w:commentReference w:id="114"/>
            </w:r>
            <w:r w:rsidDel="00000000" w:rsidR="00000000" w:rsidRPr="00000000">
              <w:rPr>
                <w:rFonts w:ascii="Times New Roman" w:cs="Times New Roman" w:eastAsia="Times New Roman" w:hAnsi="Times New Roman"/>
                <w:rtl w:val="0"/>
              </w:rPr>
              <w:t xml:space="preserve"> bàn giao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BOD/CEO, Finance, PM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8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 Giám đốc, Phòng Tài chính, Phòng Dự án</w:t>
            </w:r>
          </w:p>
        </w:tc>
      </w:tr>
    </w:tbl>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3"/>
        <w:numPr>
          <w:ilvl w:val="2"/>
          <w:numId w:val="1"/>
        </w:numPr>
        <w:ind w:left="1080" w:hanging="360"/>
        <w:rPr/>
      </w:pPr>
      <w:bookmarkStart w:colFirst="0" w:colLast="0" w:name="_heading=h.lfsfkmexe7sg" w:id="209"/>
      <w:bookmarkEnd w:id="209"/>
      <w:r w:rsidDel="00000000" w:rsidR="00000000" w:rsidRPr="00000000">
        <w:rPr>
          <w:rtl w:val="0"/>
        </w:rPr>
        <w:t xml:space="preserve">Bảng phân tích định lượng</w:t>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Bảng 4.14: Phân tích định lượng: Quy trình quản lý bán hàng</w:t>
      </w:r>
    </w:p>
    <w:tbl>
      <w:tblPr>
        <w:tblStyle w:val="Table51"/>
        <w:tblW w:w="8947.0" w:type="dxa"/>
        <w:jc w:val="left"/>
        <w:tblInd w:w="-80.0" w:type="dxa"/>
        <w:tblLayout w:type="fixed"/>
        <w:tblLook w:val="0400"/>
      </w:tblPr>
      <w:tblGrid>
        <w:gridCol w:w="3006"/>
        <w:gridCol w:w="2393"/>
        <w:gridCol w:w="3548"/>
        <w:tblGridChange w:id="0">
          <w:tblGrid>
            <w:gridCol w:w="3006"/>
            <w:gridCol w:w="2393"/>
            <w:gridCol w:w="354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8F">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90">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 ước lượng</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91">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Gợi ý cải thiện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trung bình từ lead đến proposal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7 ngày làm việc</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brief chuẩn + SLA estimate rút ngắn còn 3–4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deal thắng (win rate)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 25%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chất lượng proposal và tốc độ phản hồi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rà soát pháp lý hợp đồng trung bình</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5 ngày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viện điều khoản mẫu cho các loại hợp đồng phổ biến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thanh toán trễ (late payment)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12%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thanh toán tự động, điều khoản phạt trễ rõ ràng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cơ hội do proposal chậm (mất deal)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9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tính 30–60 triệu đồng/deal mất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A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Rút ngắn thời gian phản hồi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A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thời gian quy trình (kế hoạch/thực tế)</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A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104,8%</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6A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 trì bằng presale chuyên trách và thư viện điều khoản mẫu</w:t>
            </w:r>
          </w:p>
        </w:tc>
      </w:tr>
    </w:tbl>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pStyle w:val="Heading3"/>
        <w:numPr>
          <w:ilvl w:val="2"/>
          <w:numId w:val="1"/>
        </w:numPr>
        <w:ind w:left="1080" w:hanging="360"/>
        <w:rPr/>
      </w:pPr>
      <w:r w:rsidDel="00000000" w:rsidR="00000000" w:rsidRPr="00000000">
        <w:rPr>
          <w:rtl w:val="0"/>
        </w:rPr>
        <w:t xml:space="preserve">Kết luận</w:t>
      </w:r>
    </w:p>
    <w:p w:rsidR="00000000" w:rsidDel="00000000" w:rsidP="00000000" w:rsidRDefault="00000000" w:rsidRPr="00000000" w14:paraId="000006A6">
      <w:pPr>
        <w:ind w:left="227" w:firstLine="0"/>
        <w:rPr/>
        <w:sectPr>
          <w:type w:val="nextPage"/>
          <w:pgSz w:h="16838" w:w="11906" w:orient="portrait"/>
          <w:pgMar w:bottom="1985" w:top="1701" w:left="1985" w:right="1134" w:header="708" w:footer="708"/>
        </w:sectPr>
      </w:pPr>
      <w:r w:rsidDel="00000000" w:rsidR="00000000" w:rsidRPr="00000000">
        <w:rPr>
          <w:rtl w:val="0"/>
        </w:rPr>
        <w:t xml:space="preserve">Quy trình Sales hiện tiêu tốn trung bình khoảng 24,8 giờ công xử lý nội bộ cho một deal (từ lead đến ký hợp đồng), đạt hiệu suất 104,8% so với mục tiêu 26 giờ công. Điểm nghẽn lớn nhất nằm ở giai đoạn chờ estimate từ Tech team và rà soát pháp lý hợp đồng, trong khi tỷ lệ thanh toán trễ (8–12%) vẫn ảnh hưởng đến dòng tiền. Nhóm đề xuất bổ sung nhân sự presale chuyên trách và xây dựng thư viện điều khoản hợp đồng mẫu để rút ngắn chu kỳ bán hàng.</w:t>
      </w:r>
    </w:p>
    <w:p w:rsidR="00000000" w:rsidDel="00000000" w:rsidP="00000000" w:rsidRDefault="00000000" w:rsidRPr="00000000" w14:paraId="000006A7">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chuẩn IEEE</w:t>
      </w:r>
      <w:r w:rsidDel="00000000" w:rsidR="00000000" w:rsidRPr="00000000">
        <w:rPr>
          <w:rtl w:val="0"/>
        </w:rPr>
      </w:r>
    </w:p>
    <w:sectPr>
      <w:type w:val="nextPage"/>
      <w:pgSz w:h="16838" w:w="11906" w:orient="portrait"/>
      <w:pgMar w:bottom="1985" w:top="1701" w:left="1985"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 hoàng Vũ" w:id="86" w:date="2026-07-19T15:39:35Z">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chính tả</w:t>
      </w:r>
    </w:p>
  </w:comment>
  <w:comment w:author="Anh Tú" w:id="1" w:date="2026-07-20T01:59:45Z">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tiếp cận</w:t>
      </w:r>
    </w:p>
  </w:comment>
  <w:comment w:author="Anh Tú" w:id="31" w:date="2026-07-20T03:16:24Z">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2" w:date="2026-07-20T03:12:06Z">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57" w:date="2026-07-20T03:34:12Z">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32" w:date="2026-07-20T03:17:38Z">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21" w:date="2026-07-20T03:12:38Z">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58" w:date="2026-07-20T03:34:22Z">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33" w:date="2026-07-20T03:17:47Z">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23" w:date="2026-07-20T03:12:43Z">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59" w:date="2026-07-20T03:34:48Z">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43" w:date="2026-07-20T03:24:32Z">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44" w:date="2026-07-20T03:24:49Z">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34" w:date="2026-07-20T03:18:20Z">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45" w:date="2026-07-20T03:24:54Z">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35" w:date="2026-07-20T03:18:36Z">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46" w:date="2026-07-20T03:31:18Z">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 quản lý</w:t>
      </w:r>
    </w:p>
  </w:comment>
  <w:comment w:author="Anh Tú" w:id="36" w:date="2026-07-20T03:18:56Z">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47" w:date="2026-07-20T03:31:41Z">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Cuối tuần</w:t>
      </w:r>
    </w:p>
  </w:comment>
  <w:comment w:author="Anh Tú" w:id="37" w:date="2026-07-20T03:19:01Z">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70" w:date="2026-07-20T03:45:40Z">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Requisition</w:t>
      </w:r>
    </w:p>
  </w:comment>
  <w:comment w:author="Anh Tú" w:id="48" w:date="2026-07-20T03:31:57Z">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38" w:date="2026-07-20T03:19:28Z">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71" w:date="2026-07-20T03:46:09Z">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50" w:date="2026-07-20T03:32:40Z">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w:t>
      </w:r>
    </w:p>
  </w:comment>
  <w:comment w:author="Anh Tú" w:id="39" w:date="2026-07-20T03:19:59Z">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49" w:date="2026-07-20T03:46:37Z">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60" w:date="2026-07-20T03:34:59Z">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w:t>
      </w:r>
    </w:p>
  </w:comment>
  <w:comment w:author="Anh Tú" w:id="61" w:date="2026-07-20T03:35:03Z">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51" w:date="2026-07-20T03:32:56Z">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62" w:date="2026-07-20T03:35:42Z">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52" w:date="2026-07-20T03:33:07Z">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87" w:date="2026-07-20T03:52:12Z">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w:t>
      </w:r>
    </w:p>
  </w:comment>
  <w:comment w:author="Anh Tú" w:id="63" w:date="2026-07-20T03:35:59Z">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w:t>
      </w:r>
    </w:p>
  </w:comment>
  <w:comment w:author="Anh Tú" w:id="53" w:date="2026-07-20T03:33:14Z">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89" w:date="2026-07-20T03:53:49Z">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trước khi</w:t>
      </w:r>
    </w:p>
  </w:comment>
  <w:comment w:author="Anh Tú" w:id="54" w:date="2026-07-20T03:33:44Z">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90" w:date="2026-07-20T03:54:00Z">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rõ ràng</w:t>
      </w:r>
    </w:p>
  </w:comment>
  <w:comment w:author="Anh Tú" w:id="64" w:date="2026-07-20T03:36:18Z">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55" w:date="2026-07-20T03:34:10Z">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65" w:date="2026-07-20T03:36:37Z">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Biểu mẫu</w:t>
      </w:r>
    </w:p>
  </w:comment>
  <w:comment w:author="Anh Tú" w:id="56" w:date="2026-07-20T03:34:10Z">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72" w:date="2026-07-20T03:47:00Z">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73" w:date="2026-07-20T03:47:06Z">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66" w:date="2026-07-20T03:41:53Z">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74" w:date="2026-07-20T03:47:19Z">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67" w:date="2026-07-20T03:44:43Z">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 tuyển dụng</w:t>
      </w:r>
    </w:p>
  </w:comment>
  <w:comment w:author="Anh Tú" w:id="76" w:date="2026-07-20T03:47:38Z">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 hoạch</w:t>
      </w:r>
    </w:p>
  </w:comment>
  <w:comment w:author="Anh Tú" w:id="68" w:date="2026-07-20T03:44:43Z">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w:t>
      </w:r>
    </w:p>
  </w:comment>
  <w:comment w:author="Anh Tú" w:id="77" w:date="2026-07-20T03:47:42Z">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69" w:date="2026-07-20T03:44:44Z">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78" w:date="2026-07-20T03:48:02Z">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79" w:date="2026-07-20T03:48:21Z">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91" w:date="2026-07-20T03:54:13Z">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được</w:t>
      </w:r>
    </w:p>
  </w:comment>
  <w:comment w:author="Anh Tú" w:id="92" w:date="2026-07-20T03:54:57Z">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khiến nhóm</w:t>
      </w:r>
    </w:p>
  </w:comment>
  <w:comment w:author="Anh Tú" w:id="80" w:date="2026-07-20T03:49:16Z">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w:t>
      </w:r>
    </w:p>
  </w:comment>
  <w:comment w:author="Anh Tú" w:id="93" w:date="2026-07-20T03:55:13Z">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đủ</w:t>
      </w:r>
    </w:p>
  </w:comment>
  <w:comment w:author="Anh Tú" w:id="81" w:date="2026-07-20T03:49:21Z">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82" w:date="2026-07-20T03:50:03Z">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Có/Không/Một phần?</w:t>
      </w:r>
    </w:p>
  </w:comment>
  <w:comment w:author="Anh Tú" w:id="83" w:date="2026-07-20T03:50:16Z">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Có/Không/Cần cải thiện?</w:t>
      </w:r>
    </w:p>
  </w:comment>
  <w:comment w:author="Anh Tú" w:id="84" w:date="2026-07-20T03:50:30Z">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Tốt/Trung bình/Cần cải thiện?</w:t>
      </w:r>
    </w:p>
  </w:comment>
  <w:comment w:author="Anh Tú" w:id="85" w:date="2026-07-20T03:50:52Z">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Ước lượng sai/Thay đổi yêu cầu/Thiếu nguồn lực/Khác?</w:t>
      </w:r>
    </w:p>
  </w:comment>
  <w:comment w:author="Anh Tú" w:id="19" w:date="2026-07-20T03:05:23Z">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22" w:date="2026-07-20T03:07:36Z">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24" w:date="2026-07-20T03:12:51Z">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25" w:date="2026-07-20T03:13:25Z">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26" w:date="2026-07-20T03:13:31Z">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20" w:date="2026-07-20T03:10:06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7" w:date="2026-07-20T03:10:51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3" w:date="2026-07-20T03:11:00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40" w:date="2026-07-20T03:20:31Z">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1" w:date="2026-07-20T03:11:12Z">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0" w:date="2026-07-20T02:58:03Z">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KHOA: KHOA HỌC VÀ KỸ THUẬT THÔNG TIN</w:t>
      </w:r>
    </w:p>
  </w:comment>
  <w:comment w:author="Anh Tú" w:id="41" w:date="2026-07-20T03:22:06Z">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12" w:date="2026-07-20T03:11:17Z">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6" w:date="2026-07-20T03:04:20Z">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42" w:date="2026-07-20T03:24:25Z">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7" w:date="2026-07-20T03:11:26Z">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8" w:date="2026-07-20T03:11:33Z">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27" w:date="2026-07-20T03:14:03Z">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28" w:date="2026-07-20T03:15:02Z">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tác nhân (Actors)</w:t>
      </w:r>
    </w:p>
  </w:comment>
  <w:comment w:author="Anh Tú" w:id="5" w:date="2026-07-20T03:11:42Z">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29" w:date="2026-07-20T03:15:32Z">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3" w:date="2026-07-20T03:11:52Z">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30" w:date="2026-07-20T03:15:40Z">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4" w:date="2026-07-20T03:11:58Z">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Duy Nguyễn" w:id="75" w:date="2026-07-20T06:02:00Z">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Duy Nguyễn" w:id="88" w:date="2026-07-20T06:13:16Z">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của task</w:t>
      </w:r>
    </w:p>
  </w:comment>
  <w:comment w:author="Duy Nguyễn" w:id="97" w:date="2026-07-20T06:29:10Z">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nuôi dưỡng mối quan hệ với khách hàng</w:t>
      </w:r>
    </w:p>
  </w:comment>
  <w:comment w:author="Duy Nguyễn" w:id="96" w:date="2026-07-20T06:22:16Z">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w:t>
      </w:r>
    </w:p>
  </w:comment>
  <w:comment w:author="Duy Nguyễn" w:id="99" w:date="2026-07-20T06:33:59Z">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Cài đặt nhắc</w:t>
      </w:r>
    </w:p>
  </w:comment>
  <w:comment w:author="Duy Nguyễn" w:id="98" w:date="2026-07-20T06:32:32Z">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Đảm bảo dòng tiền ổn định cho công ty</w:t>
      </w:r>
    </w:p>
  </w:comment>
  <w:comment w:author="Duy Nguyễn" w:id="113" w:date="2026-07-20T06:41:16Z">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4" w:date="2026-07-20T02:08:02Z">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w:t>
      </w:r>
    </w:p>
  </w:comment>
  <w:comment w:author="Anh Tú" w:id="15" w:date="2026-07-20T02:08:24Z">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kiến trúc</w:t>
      </w:r>
    </w:p>
  </w:comment>
  <w:comment w:author="Anh Tú" w:id="18" w:date="2026-07-20T02:09:37Z">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sở hữu</w:t>
      </w:r>
    </w:p>
  </w:comment>
  <w:comment w:author="Anh Tú" w:id="6" w:date="2026-07-20T02:06:10Z">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nghĩa của mô hình outsourcing đối với việc phân tích quy trình</w:t>
      </w:r>
    </w:p>
  </w:comment>
  <w:comment w:author="Anh Tú" w:id="9" w:date="2026-07-20T02:07:21Z">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w:t>
      </w:r>
    </w:p>
  </w:comment>
  <w:comment w:author="Anh Tú" w:id="10" w:date="2026-07-20T02:07:38Z">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w:t>
      </w:r>
    </w:p>
  </w:comment>
  <w:comment w:author="Anh Tú" w:id="114" w:date="2026-07-20T04:02:31Z">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12" w:date="2026-07-20T04:02:24Z">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Estimate</w:t>
      </w:r>
    </w:p>
  </w:comment>
  <w:comment w:author="Anh Tú" w:id="95" w:date="2026-07-20T03:56:31Z">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trung bình/sprint</w:t>
      </w:r>
    </w:p>
  </w:comment>
  <w:comment w:author="Anh Tú" w:id="111" w:date="2026-07-20T04:02:11Z">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94" w:date="2026-07-20T03:56:29Z">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w:t>
      </w:r>
    </w:p>
  </w:comment>
  <w:comment w:author="Anh Tú" w:id="104" w:date="2026-07-20T04:00:30Z">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giữa estimate và quotation</w:t>
      </w:r>
    </w:p>
  </w:comment>
  <w:comment w:author="Anh Tú" w:id="103" w:date="2026-07-20T04:00:10Z">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thư viện</w:t>
      </w:r>
    </w:p>
  </w:comment>
  <w:comment w:author="Anh Tú" w:id="102" w:date="2026-07-20T04:00:03Z">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đào tạo</w:t>
      </w:r>
    </w:p>
  </w:comment>
  <w:comment w:author="Anh Tú" w:id="101" w:date="2026-07-20T03:59:31Z">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00" w:date="2026-07-20T03:59:02Z">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lệch giữa estimate và quotation</w:t>
      </w:r>
    </w:p>
  </w:comment>
  <w:comment w:author="Anh Tú" w:id="109" w:date="2026-07-20T04:01:48Z">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08" w:date="2026-07-20T04:01:45Z">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Estimate</w:t>
      </w:r>
    </w:p>
  </w:comment>
  <w:comment w:author="Anh Tú" w:id="107" w:date="2026-07-20T04:01:31Z">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10" w:date="2026-07-20T04:01:26Z">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w:t>
      </w:r>
    </w:p>
  </w:comment>
  <w:comment w:author="Anh Tú" w:id="106" w:date="2026-07-20T04:00:53Z">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bước</w:t>
      </w:r>
    </w:p>
  </w:comment>
  <w:comment w:author="Anh Tú" w:id="105" w:date="2026-07-20T04:00:40Z">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AB" w15:done="0"/>
  <w15:commentEx w15:paraId="000006AC" w15:done="0"/>
  <w15:commentEx w15:paraId="000006AD" w15:done="0"/>
  <w15:commentEx w15:paraId="000006AE" w15:done="0"/>
  <w15:commentEx w15:paraId="000006AF" w15:done="0"/>
  <w15:commentEx w15:paraId="000006B0" w15:done="0"/>
  <w15:commentEx w15:paraId="000006B1" w15:done="0"/>
  <w15:commentEx w15:paraId="000006B2" w15:done="0"/>
  <w15:commentEx w15:paraId="000006B3" w15:done="0"/>
  <w15:commentEx w15:paraId="000006B4" w15:done="0"/>
  <w15:commentEx w15:paraId="000006B5" w15:done="0"/>
  <w15:commentEx w15:paraId="000006B6" w15:done="0"/>
  <w15:commentEx w15:paraId="000006B7" w15:done="0"/>
  <w15:commentEx w15:paraId="000006B8" w15:done="0"/>
  <w15:commentEx w15:paraId="000006B9" w15:done="0"/>
  <w15:commentEx w15:paraId="000006BA" w15:done="0"/>
  <w15:commentEx w15:paraId="000006BB" w15:done="0"/>
  <w15:commentEx w15:paraId="000006BC" w15:done="0"/>
  <w15:commentEx w15:paraId="000006BD" w15:done="0"/>
  <w15:commentEx w15:paraId="000006BE" w15:done="0"/>
  <w15:commentEx w15:paraId="000006BF" w15:done="0"/>
  <w15:commentEx w15:paraId="000006C0" w15:done="0"/>
  <w15:commentEx w15:paraId="000006C1" w15:done="0"/>
  <w15:commentEx w15:paraId="000006C2" w15:done="0"/>
  <w15:commentEx w15:paraId="000006C3" w15:done="0"/>
  <w15:commentEx w15:paraId="000006C4" w15:done="0"/>
  <w15:commentEx w15:paraId="000006C5" w15:done="0"/>
  <w15:commentEx w15:paraId="000006C6" w15:done="0"/>
  <w15:commentEx w15:paraId="000006C7" w15:done="0"/>
  <w15:commentEx w15:paraId="000006C8" w15:done="0"/>
  <w15:commentEx w15:paraId="000006C9" w15:done="0"/>
  <w15:commentEx w15:paraId="000006CA" w15:done="0"/>
  <w15:commentEx w15:paraId="000006CB" w15:done="0"/>
  <w15:commentEx w15:paraId="000006CC" w15:done="0"/>
  <w15:commentEx w15:paraId="000006CD" w15:done="0"/>
  <w15:commentEx w15:paraId="000006CE" w15:done="0"/>
  <w15:commentEx w15:paraId="000006CF" w15:done="0"/>
  <w15:commentEx w15:paraId="000006D0" w15:done="0"/>
  <w15:commentEx w15:paraId="000006D1" w15:done="0"/>
  <w15:commentEx w15:paraId="000006D2" w15:done="0"/>
  <w15:commentEx w15:paraId="000006D3" w15:done="0"/>
  <w15:commentEx w15:paraId="000006D4" w15:done="0"/>
  <w15:commentEx w15:paraId="000006D5" w15:done="0"/>
  <w15:commentEx w15:paraId="000006D6" w15:done="0"/>
  <w15:commentEx w15:paraId="000006D7" w15:done="0"/>
  <w15:commentEx w15:paraId="000006D8" w15:done="0"/>
  <w15:commentEx w15:paraId="000006D9" w15:done="0"/>
  <w15:commentEx w15:paraId="000006DA" w15:done="0"/>
  <w15:commentEx w15:paraId="000006DB" w15:done="0"/>
  <w15:commentEx w15:paraId="000006DC" w15:done="0"/>
  <w15:commentEx w15:paraId="000006DD" w15:done="0"/>
  <w15:commentEx w15:paraId="000006DE" w15:done="0"/>
  <w15:commentEx w15:paraId="000006DF" w15:done="0"/>
  <w15:commentEx w15:paraId="000006E0" w15:done="0"/>
  <w15:commentEx w15:paraId="000006E1" w15:done="0"/>
  <w15:commentEx w15:paraId="000006E2" w15:done="0"/>
  <w15:commentEx w15:paraId="000006E3" w15:done="0"/>
  <w15:commentEx w15:paraId="000006E4" w15:done="0"/>
  <w15:commentEx w15:paraId="000006E5" w15:done="0"/>
  <w15:commentEx w15:paraId="000006E6" w15:done="0"/>
  <w15:commentEx w15:paraId="000006E7" w15:done="0"/>
  <w15:commentEx w15:paraId="000006E8" w15:done="0"/>
  <w15:commentEx w15:paraId="000006E9" w15:done="0"/>
  <w15:commentEx w15:paraId="000006EA" w15:done="0"/>
  <w15:commentEx w15:paraId="000006EB" w15:done="0"/>
  <w15:commentEx w15:paraId="000006EC" w15:done="0"/>
  <w15:commentEx w15:paraId="000006ED" w15:done="0"/>
  <w15:commentEx w15:paraId="000006EE" w15:done="0"/>
  <w15:commentEx w15:paraId="000006EF" w15:done="0"/>
  <w15:commentEx w15:paraId="000006F0" w15:done="0"/>
  <w15:commentEx w15:paraId="000006F1" w15:done="0"/>
  <w15:commentEx w15:paraId="000006F2" w15:done="0"/>
  <w15:commentEx w15:paraId="000006F3" w15:done="0"/>
  <w15:commentEx w15:paraId="000006F4" w15:done="0"/>
  <w15:commentEx w15:paraId="000006F5" w15:done="0"/>
  <w15:commentEx w15:paraId="000006F6" w15:done="0"/>
  <w15:commentEx w15:paraId="000006F7" w15:done="0"/>
  <w15:commentEx w15:paraId="000006F8" w15:done="0"/>
  <w15:commentEx w15:paraId="000006F9" w15:done="0"/>
  <w15:commentEx w15:paraId="000006FA" w15:done="0"/>
  <w15:commentEx w15:paraId="000006FB" w15:done="0"/>
  <w15:commentEx w15:paraId="000006FC" w15:done="0"/>
  <w15:commentEx w15:paraId="000006FD" w15:done="0"/>
  <w15:commentEx w15:paraId="000006FE" w15:done="0"/>
  <w15:commentEx w15:paraId="000006FF" w15:done="0"/>
  <w15:commentEx w15:paraId="00000700" w15:done="0"/>
  <w15:commentEx w15:paraId="00000701" w15:done="0"/>
  <w15:commentEx w15:paraId="00000702" w15:done="0"/>
  <w15:commentEx w15:paraId="00000703" w15:done="0"/>
  <w15:commentEx w15:paraId="00000704" w15:done="0"/>
  <w15:commentEx w15:paraId="00000705" w15:done="0"/>
  <w15:commentEx w15:paraId="00000706" w15:done="0"/>
  <w15:commentEx w15:paraId="00000707" w15:done="0"/>
  <w15:commentEx w15:paraId="00000708" w15:done="0"/>
  <w15:commentEx w15:paraId="00000709" w15:done="0"/>
  <w15:commentEx w15:paraId="0000070A" w15:done="0"/>
  <w15:commentEx w15:paraId="0000070B" w15:done="0"/>
  <w15:commentEx w15:paraId="0000070C" w15:done="0"/>
  <w15:commentEx w15:paraId="0000070D" w15:done="0"/>
  <w15:commentEx w15:paraId="0000070E" w15:done="0"/>
  <w15:commentEx w15:paraId="0000070F" w15:done="0"/>
  <w15:commentEx w15:paraId="00000710" w15:done="0"/>
  <w15:commentEx w15:paraId="00000711" w15:done="0"/>
  <w15:commentEx w15:paraId="00000712" w15:done="0"/>
  <w15:commentEx w15:paraId="00000713" w15:done="0"/>
  <w15:commentEx w15:paraId="00000714" w15:done="0"/>
  <w15:commentEx w15:paraId="00000715" w15:done="0"/>
  <w15:commentEx w15:paraId="00000716" w15:done="0"/>
  <w15:commentEx w15:paraId="00000717" w15:done="0"/>
  <w15:commentEx w15:paraId="00000718" w15:done="0"/>
  <w15:commentEx w15:paraId="00000719" w15:done="0"/>
  <w15:commentEx w15:paraId="0000071A" w15:done="0"/>
  <w15:commentEx w15:paraId="0000071B" w15:done="0"/>
  <w15:commentEx w15:paraId="0000071C" w15:done="0"/>
  <w15:commentEx w15:paraId="000007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alibri"/>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pBdr>
        <w:top w:color="000000" w:space="1" w:sz="4" w:val="single"/>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A">
    <w:pPr>
      <w:pBdr>
        <w:top w:color="000000" w:space="1" w:sz="4" w:val="single"/>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360" w:hanging="360"/>
      </w:pPr>
      <w:rPr>
        <w:b w:val="0"/>
        <w:bCs w:val="0"/>
        <w:i w:val="0"/>
        <w:iCs w:val="0"/>
        <w:smallCaps w:val="0"/>
        <w:strike w:val="0"/>
        <w:u w:val="none"/>
        <w:vertAlign w:val="baseline"/>
      </w:rPr>
    </w:lvl>
    <w:lvl w:ilvl="1">
      <w:start w:val="1"/>
      <w:numFmt w:val="decimal"/>
      <w:lvlText w:val="%1.%2."/>
      <w:lvlJc w:val="left"/>
      <w:pPr>
        <w:ind w:left="720" w:hanging="360"/>
      </w:pPr>
      <w:rPr/>
    </w:lvl>
    <w:lvl w:ilvl="2">
      <w:start w:val="1"/>
      <w:numFmt w:val="decimal"/>
      <w:lvlText w:val="%1.%2.%3."/>
      <w:lvlJc w:val="left"/>
      <w:pPr>
        <w:ind w:left="1080" w:hanging="360"/>
      </w:pPr>
      <w:rPr/>
    </w:lvl>
    <w:lvl w:ilvl="3">
      <w:start w:val="1"/>
      <w:numFmt w:val="decimal"/>
      <w:lvlText w:val="%1.%2.%3.%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99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6"/>
        <w:szCs w:val="26"/>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left="36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before="200" w:lineRule="auto"/>
      <w:ind w:left="567" w:hanging="567"/>
    </w:pPr>
    <w:rPr>
      <w:b w:val="1"/>
      <w:bCs w:val="1"/>
    </w:rPr>
  </w:style>
  <w:style w:type="paragraph" w:styleId="Heading3">
    <w:name w:val="heading 3"/>
    <w:basedOn w:val="Normal"/>
    <w:next w:val="Normal"/>
    <w:pPr>
      <w:keepNext w:val="1"/>
      <w:keepLines w:val="1"/>
      <w:spacing w:before="120" w:lineRule="auto"/>
      <w:ind w:left="1078" w:hanging="851"/>
    </w:pPr>
    <w:rPr>
      <w:b w:val="1"/>
      <w:bCs w:val="1"/>
    </w:rPr>
  </w:style>
  <w:style w:type="paragraph" w:styleId="Heading4">
    <w:name w:val="heading 4"/>
    <w:basedOn w:val="Normal"/>
    <w:next w:val="Normal"/>
    <w:pPr>
      <w:keepNext w:val="1"/>
      <w:keepLines w:val="1"/>
      <w:spacing w:before="120" w:lineRule="auto"/>
      <w:ind w:left="1645" w:hanging="1021"/>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240" w:line="240"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image" Target="media/image3.png"/><Relationship Id="rId25" Type="http://schemas.openxmlformats.org/officeDocument/2006/relationships/image" Target="media/image21.png"/><Relationship Id="rId28" Type="http://schemas.openxmlformats.org/officeDocument/2006/relationships/image" Target="media/image18.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image" Target="media/image16.png"/><Relationship Id="rId11" Type="http://schemas.openxmlformats.org/officeDocument/2006/relationships/image" Target="media/image10.png"/><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Hb0cS9PYhT2+LTLEcSdjwVYsQ==">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